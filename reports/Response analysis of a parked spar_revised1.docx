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0655" w:rsidRDefault="00196B71" w:rsidP="00584D08">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sz w:val="24"/>
          <w:szCs w:val="24"/>
          <w:lang w:val="en-US"/>
        </w:rPr>
        <w:fldChar w:fldCharType="begin"/>
      </w:r>
      <w:r w:rsidR="000C0AC4">
        <w:rPr>
          <w:rFonts w:ascii="Times New Roman" w:hAnsi="Times New Roman"/>
          <w:sz w:val="24"/>
          <w:szCs w:val="24"/>
          <w:lang w:val="en-US"/>
        </w:rPr>
        <w:instrText xml:space="preserve"> MACROBUTTON MTEditEquationSection2 </w:instrText>
      </w:r>
      <w:r w:rsidR="000C0AC4" w:rsidRPr="000C0AC4">
        <w:rPr>
          <w:rStyle w:val="MTEquationSection"/>
        </w:rPr>
        <w:instrText>Equation Chapter 1 Section 1</w:instrText>
      </w:r>
      <w:r>
        <w:rPr>
          <w:rFonts w:ascii="Times New Roman" w:hAnsi="Times New Roman"/>
          <w:sz w:val="24"/>
          <w:szCs w:val="24"/>
          <w:lang w:val="en-US"/>
        </w:rPr>
        <w:fldChar w:fldCharType="begin"/>
      </w:r>
      <w:r w:rsidR="000C0AC4">
        <w:rPr>
          <w:rFonts w:ascii="Times New Roman" w:hAnsi="Times New Roman"/>
          <w:sz w:val="24"/>
          <w:szCs w:val="24"/>
          <w:lang w:val="en-US"/>
        </w:rPr>
        <w:instrText xml:space="preserve"> SEQ MTEqn \r \h \* MERGEFORMAT </w:instrText>
      </w:r>
      <w:r>
        <w:rPr>
          <w:rFonts w:ascii="Times New Roman" w:hAnsi="Times New Roman"/>
          <w:sz w:val="24"/>
          <w:szCs w:val="24"/>
          <w:lang w:val="en-US"/>
        </w:rPr>
        <w:fldChar w:fldCharType="end"/>
      </w:r>
      <w:r>
        <w:rPr>
          <w:rFonts w:ascii="Times New Roman" w:hAnsi="Times New Roman"/>
          <w:sz w:val="24"/>
          <w:szCs w:val="24"/>
          <w:lang w:val="en-US"/>
        </w:rPr>
        <w:fldChar w:fldCharType="begin"/>
      </w:r>
      <w:r w:rsidR="000C0AC4">
        <w:rPr>
          <w:rFonts w:ascii="Times New Roman" w:hAnsi="Times New Roman"/>
          <w:sz w:val="24"/>
          <w:szCs w:val="24"/>
          <w:lang w:val="en-US"/>
        </w:rPr>
        <w:instrText xml:space="preserve"> SEQ MTSec \r 1 \h \* MERGEFORMAT </w:instrText>
      </w:r>
      <w:r>
        <w:rPr>
          <w:rFonts w:ascii="Times New Roman" w:hAnsi="Times New Roman"/>
          <w:sz w:val="24"/>
          <w:szCs w:val="24"/>
          <w:lang w:val="en-US"/>
        </w:rPr>
        <w:fldChar w:fldCharType="end"/>
      </w:r>
      <w:r>
        <w:rPr>
          <w:rFonts w:ascii="Times New Roman" w:hAnsi="Times New Roman"/>
          <w:sz w:val="24"/>
          <w:szCs w:val="24"/>
          <w:lang w:val="en-US"/>
        </w:rPr>
        <w:fldChar w:fldCharType="begin"/>
      </w:r>
      <w:r w:rsidR="000C0AC4">
        <w:rPr>
          <w:rFonts w:ascii="Times New Roman" w:hAnsi="Times New Roman"/>
          <w:sz w:val="24"/>
          <w:szCs w:val="24"/>
          <w:lang w:val="en-US"/>
        </w:rPr>
        <w:instrText xml:space="preserve"> SEQ MTChap \r 1 \h \* MERGEFORMAT </w:instrText>
      </w:r>
      <w:r>
        <w:rPr>
          <w:rFonts w:ascii="Times New Roman" w:hAnsi="Times New Roman"/>
          <w:sz w:val="24"/>
          <w:szCs w:val="24"/>
          <w:lang w:val="en-US"/>
        </w:rPr>
        <w:fldChar w:fldCharType="end"/>
      </w:r>
      <w:r>
        <w:rPr>
          <w:rFonts w:ascii="Times New Roman" w:hAnsi="Times New Roman"/>
          <w:sz w:val="24"/>
          <w:szCs w:val="24"/>
          <w:lang w:val="en-US"/>
        </w:rPr>
        <w:fldChar w:fldCharType="end"/>
      </w:r>
      <w:r w:rsidR="003A0655">
        <w:rPr>
          <w:rFonts w:ascii="Times New Roman" w:hAnsi="Times New Roman"/>
          <w:sz w:val="24"/>
          <w:szCs w:val="24"/>
          <w:lang w:val="en-US"/>
        </w:rPr>
        <w:t>TITLE</w:t>
      </w:r>
    </w:p>
    <w:p w:rsidR="00584D08" w:rsidRDefault="00584D08" w:rsidP="00584D08">
      <w:pPr>
        <w:autoSpaceDE w:val="0"/>
        <w:autoSpaceDN w:val="0"/>
        <w:adjustRightInd w:val="0"/>
        <w:spacing w:after="0" w:line="240" w:lineRule="auto"/>
        <w:jc w:val="both"/>
        <w:rPr>
          <w:rFonts w:ascii="Times New Roman" w:hAnsi="Times New Roman"/>
          <w:sz w:val="24"/>
          <w:szCs w:val="24"/>
          <w:lang w:val="en-US"/>
        </w:rPr>
      </w:pPr>
      <w:bookmarkStart w:id="0" w:name="OLE_LINK1"/>
      <w:bookmarkStart w:id="1" w:name="OLE_LINK2"/>
      <w:r>
        <w:rPr>
          <w:rFonts w:ascii="Times New Roman" w:hAnsi="Times New Roman"/>
          <w:sz w:val="24"/>
          <w:szCs w:val="24"/>
          <w:lang w:val="en-US"/>
        </w:rPr>
        <w:t>R</w:t>
      </w:r>
      <w:r w:rsidRPr="00BB207D">
        <w:rPr>
          <w:rFonts w:ascii="Times New Roman" w:hAnsi="Times New Roman" w:hint="eastAsia"/>
          <w:sz w:val="24"/>
          <w:szCs w:val="24"/>
          <w:lang w:val="en-US"/>
        </w:rPr>
        <w:t>esponse</w:t>
      </w:r>
      <w:r>
        <w:rPr>
          <w:rFonts w:ascii="Times New Roman" w:hAnsi="Times New Roman"/>
          <w:sz w:val="24"/>
          <w:szCs w:val="24"/>
          <w:lang w:val="en-US"/>
        </w:rPr>
        <w:t xml:space="preserve"> analysis</w:t>
      </w:r>
      <w:r w:rsidRPr="00BB207D">
        <w:rPr>
          <w:rFonts w:ascii="Times New Roman" w:hAnsi="Times New Roman" w:hint="eastAsia"/>
          <w:sz w:val="24"/>
          <w:szCs w:val="24"/>
          <w:lang w:val="en-US"/>
        </w:rPr>
        <w:t xml:space="preserve"> of a </w:t>
      </w:r>
      <w:r>
        <w:rPr>
          <w:rFonts w:ascii="Times New Roman" w:hAnsi="Times New Roman"/>
          <w:sz w:val="24"/>
          <w:szCs w:val="24"/>
          <w:lang w:val="en-US"/>
        </w:rPr>
        <w:t xml:space="preserve">parked </w:t>
      </w:r>
      <w:r w:rsidRPr="00BB207D">
        <w:rPr>
          <w:rFonts w:ascii="Times New Roman" w:hAnsi="Times New Roman" w:hint="eastAsia"/>
          <w:sz w:val="24"/>
          <w:szCs w:val="24"/>
          <w:lang w:val="en-US"/>
        </w:rPr>
        <w:t xml:space="preserve">spar-type wind turbine under different environmental conditions and </w:t>
      </w:r>
      <w:r>
        <w:rPr>
          <w:rFonts w:ascii="Times New Roman" w:hAnsi="Times New Roman"/>
          <w:sz w:val="24"/>
          <w:szCs w:val="24"/>
          <w:lang w:val="en-US"/>
        </w:rPr>
        <w:t xml:space="preserve">blade pitch </w:t>
      </w:r>
      <w:r w:rsidRPr="00584D08">
        <w:rPr>
          <w:rFonts w:ascii="Times New Roman" w:hAnsi="Times New Roman" w:hint="eastAsia"/>
          <w:sz w:val="24"/>
          <w:szCs w:val="24"/>
          <w:lang w:val="en-US"/>
        </w:rPr>
        <w:t>mechanism</w:t>
      </w:r>
      <w:r>
        <w:rPr>
          <w:rFonts w:ascii="Times New Roman" w:hAnsi="Times New Roman"/>
          <w:sz w:val="24"/>
          <w:szCs w:val="24"/>
          <w:lang w:val="en-US"/>
        </w:rPr>
        <w:t xml:space="preserve"> </w:t>
      </w:r>
      <w:r w:rsidRPr="00BB207D">
        <w:rPr>
          <w:rFonts w:ascii="Times New Roman" w:hAnsi="Times New Roman" w:hint="eastAsia"/>
          <w:sz w:val="24"/>
          <w:szCs w:val="24"/>
          <w:lang w:val="en-US"/>
        </w:rPr>
        <w:t>fault</w:t>
      </w:r>
    </w:p>
    <w:bookmarkEnd w:id="0"/>
    <w:bookmarkEnd w:id="1"/>
    <w:p w:rsidR="003A0655" w:rsidRDefault="003A0655" w:rsidP="00584D08">
      <w:pPr>
        <w:autoSpaceDE w:val="0"/>
        <w:autoSpaceDN w:val="0"/>
        <w:adjustRightInd w:val="0"/>
        <w:spacing w:after="0" w:line="240" w:lineRule="auto"/>
        <w:jc w:val="both"/>
        <w:rPr>
          <w:rFonts w:ascii="Times New Roman" w:hAnsi="Times New Roman"/>
          <w:sz w:val="24"/>
          <w:szCs w:val="24"/>
          <w:lang w:val="en-US"/>
        </w:rPr>
      </w:pPr>
    </w:p>
    <w:p w:rsidR="003A0655" w:rsidRDefault="003A0655" w:rsidP="00584D08">
      <w:pPr>
        <w:autoSpaceDE w:val="0"/>
        <w:autoSpaceDN w:val="0"/>
        <w:adjustRightInd w:val="0"/>
        <w:spacing w:after="0" w:line="240" w:lineRule="auto"/>
        <w:jc w:val="both"/>
        <w:rPr>
          <w:rFonts w:ascii="Times New Roman" w:hAnsi="Times New Roman"/>
          <w:sz w:val="24"/>
          <w:szCs w:val="24"/>
          <w:lang w:val="en-US"/>
        </w:rPr>
      </w:pPr>
      <w:r w:rsidRPr="003C688A">
        <w:rPr>
          <w:rFonts w:ascii="Times New Roman" w:hAnsi="Times New Roman"/>
          <w:sz w:val="24"/>
          <w:szCs w:val="24"/>
          <w:lang w:val="en-US"/>
        </w:rPr>
        <w:t>P</w:t>
      </w:r>
      <w:r w:rsidR="003C688A" w:rsidRPr="003C688A">
        <w:rPr>
          <w:rFonts w:ascii="Times New Roman" w:hAnsi="Times New Roman"/>
          <w:sz w:val="24"/>
          <w:szCs w:val="24"/>
          <w:lang w:val="en-US"/>
        </w:rPr>
        <w:t>APER</w:t>
      </w:r>
      <w:r w:rsidRPr="003C688A">
        <w:rPr>
          <w:rFonts w:ascii="Times New Roman" w:hAnsi="Times New Roman"/>
          <w:sz w:val="24"/>
          <w:szCs w:val="24"/>
          <w:lang w:val="en-US"/>
        </w:rPr>
        <w:t xml:space="preserve"> No. 2012-TPC-0668</w:t>
      </w:r>
    </w:p>
    <w:p w:rsidR="00741C5D" w:rsidRPr="00BB207D" w:rsidRDefault="00741C5D" w:rsidP="00584D08">
      <w:pPr>
        <w:autoSpaceDE w:val="0"/>
        <w:autoSpaceDN w:val="0"/>
        <w:adjustRightInd w:val="0"/>
        <w:spacing w:after="0" w:line="240" w:lineRule="auto"/>
        <w:jc w:val="both"/>
        <w:rPr>
          <w:rFonts w:ascii="Times New Roman" w:hAnsi="Times New Roman"/>
          <w:sz w:val="24"/>
          <w:szCs w:val="24"/>
          <w:lang w:val="en-US"/>
        </w:rPr>
      </w:pPr>
    </w:p>
    <w:p w:rsidR="002E597D" w:rsidRDefault="00FE116E" w:rsidP="0079713A">
      <w:pPr>
        <w:autoSpaceDE w:val="0"/>
        <w:autoSpaceDN w:val="0"/>
        <w:adjustRightInd w:val="0"/>
        <w:spacing w:after="0" w:line="240" w:lineRule="auto"/>
        <w:rPr>
          <w:rFonts w:ascii="Times New Roman" w:hAnsi="Times New Roman" w:cs="Times New Roman"/>
          <w:szCs w:val="20"/>
          <w:lang w:val="en-US"/>
        </w:rPr>
      </w:pPr>
      <w:r>
        <w:rPr>
          <w:rFonts w:ascii="Times New Roman" w:hAnsi="Times New Roman" w:cs="Times New Roman" w:hint="eastAsia"/>
          <w:szCs w:val="20"/>
          <w:lang w:val="en-US"/>
        </w:rPr>
        <w:t>ABSTRACT</w:t>
      </w:r>
    </w:p>
    <w:p w:rsidR="00741C5D" w:rsidRDefault="00584D08" w:rsidP="00741C5D">
      <w:pPr>
        <w:jc w:val="both"/>
        <w:rPr>
          <w:rFonts w:ascii="Times New Roman" w:hAnsi="Times New Roman"/>
          <w:sz w:val="24"/>
          <w:szCs w:val="24"/>
          <w:lang w:val="en-US"/>
        </w:rPr>
      </w:pPr>
      <w:r w:rsidRPr="00BB207D">
        <w:rPr>
          <w:rFonts w:ascii="Times New Roman" w:hAnsi="Times New Roman"/>
          <w:sz w:val="24"/>
          <w:szCs w:val="24"/>
          <w:lang w:val="en-US"/>
        </w:rPr>
        <w:t>Offshore floating wind turbines are subject</w:t>
      </w:r>
      <w:r w:rsidRPr="00BB207D">
        <w:rPr>
          <w:rFonts w:ascii="Times New Roman" w:hAnsi="Times New Roman" w:hint="eastAsia"/>
          <w:sz w:val="24"/>
          <w:szCs w:val="24"/>
          <w:lang w:val="en-US"/>
        </w:rPr>
        <w:t>ed</w:t>
      </w:r>
      <w:r w:rsidRPr="00BB207D">
        <w:rPr>
          <w:rFonts w:ascii="Times New Roman" w:hAnsi="Times New Roman"/>
          <w:sz w:val="24"/>
          <w:szCs w:val="24"/>
          <w:lang w:val="en-US"/>
        </w:rPr>
        <w:t xml:space="preserve"> to harsh e</w:t>
      </w:r>
      <w:r w:rsidRPr="00BB207D">
        <w:rPr>
          <w:rFonts w:ascii="Times New Roman" w:hAnsi="Times New Roman" w:hint="eastAsia"/>
          <w:sz w:val="24"/>
          <w:szCs w:val="24"/>
          <w:lang w:val="en-US"/>
        </w:rPr>
        <w:t>nvironmental</w:t>
      </w:r>
      <w:r w:rsidRPr="00BB207D">
        <w:rPr>
          <w:rFonts w:ascii="Times New Roman" w:hAnsi="Times New Roman"/>
          <w:sz w:val="24"/>
          <w:szCs w:val="24"/>
          <w:lang w:val="en-US"/>
        </w:rPr>
        <w:t xml:space="preserve"> conditions and fault scenarios. </w:t>
      </w:r>
      <w:r w:rsidR="004C4D38">
        <w:rPr>
          <w:rFonts w:ascii="Times New Roman" w:hAnsi="Times New Roman"/>
          <w:sz w:val="24"/>
          <w:szCs w:val="24"/>
          <w:lang w:val="en-US"/>
        </w:rPr>
        <w:t>L</w:t>
      </w:r>
      <w:r w:rsidRPr="00BB207D">
        <w:rPr>
          <w:rFonts w:ascii="Times New Roman" w:hAnsi="Times New Roman"/>
          <w:sz w:val="24"/>
          <w:szCs w:val="24"/>
          <w:lang w:val="en-US"/>
        </w:rPr>
        <w:t>oad cases considering parked and fault conditions are important for the design of wind turbines</w:t>
      </w:r>
      <w:r w:rsidRPr="00BB207D">
        <w:rPr>
          <w:rFonts w:ascii="Times New Roman" w:hAnsi="Times New Roman" w:hint="eastAsia"/>
          <w:sz w:val="24"/>
          <w:szCs w:val="24"/>
          <w:lang w:val="en-US"/>
        </w:rPr>
        <w:t xml:space="preserve"> and are defined in the IEC</w:t>
      </w:r>
      <w:r>
        <w:rPr>
          <w:rFonts w:ascii="Times New Roman" w:hAnsi="Times New Roman" w:hint="eastAsia"/>
          <w:sz w:val="24"/>
          <w:szCs w:val="24"/>
          <w:lang w:val="en-US"/>
        </w:rPr>
        <w:t xml:space="preserve">61400-3 </w:t>
      </w:r>
      <w:r w:rsidRPr="00BB207D">
        <w:rPr>
          <w:rFonts w:ascii="Times New Roman" w:hAnsi="Times New Roman" w:hint="eastAsia"/>
          <w:sz w:val="24"/>
          <w:szCs w:val="24"/>
          <w:lang w:val="en-US"/>
        </w:rPr>
        <w:t>and other design standards</w:t>
      </w:r>
      <w:r w:rsidRPr="00BB207D">
        <w:rPr>
          <w:rFonts w:ascii="Times New Roman" w:hAnsi="Times New Roman"/>
          <w:sz w:val="24"/>
          <w:szCs w:val="24"/>
          <w:lang w:val="en-US"/>
        </w:rPr>
        <w:t xml:space="preserve">. </w:t>
      </w:r>
      <w:r w:rsidRPr="00BB207D">
        <w:rPr>
          <w:rFonts w:ascii="Times New Roman" w:hAnsi="Times New Roman" w:hint="eastAsia"/>
          <w:sz w:val="24"/>
          <w:szCs w:val="24"/>
          <w:lang w:val="en-US"/>
        </w:rPr>
        <w:t xml:space="preserve">Limited research has been carried out considering fault conditions so far. </w:t>
      </w:r>
      <w:r w:rsidRPr="00BB207D">
        <w:rPr>
          <w:rFonts w:ascii="Times New Roman" w:hAnsi="Times New Roman"/>
          <w:sz w:val="24"/>
          <w:szCs w:val="24"/>
          <w:lang w:val="en-US"/>
        </w:rPr>
        <w:t xml:space="preserve">For a parked wind turbine, the blades are usually feathered and </w:t>
      </w:r>
      <w:r>
        <w:rPr>
          <w:rFonts w:ascii="Times New Roman" w:hAnsi="Times New Roman" w:hint="eastAsia"/>
          <w:sz w:val="24"/>
          <w:szCs w:val="24"/>
          <w:lang w:val="en-US"/>
        </w:rPr>
        <w:t xml:space="preserve">put </w:t>
      </w:r>
      <w:r w:rsidRPr="00BB207D">
        <w:rPr>
          <w:rFonts w:ascii="Times New Roman" w:hAnsi="Times New Roman"/>
          <w:sz w:val="24"/>
          <w:szCs w:val="24"/>
          <w:lang w:val="en-US"/>
        </w:rPr>
        <w:t>parallel to the wind direction</w:t>
      </w:r>
      <w:r w:rsidRPr="00BB207D">
        <w:rPr>
          <w:rFonts w:ascii="Times New Roman" w:hAnsi="Times New Roman" w:hint="eastAsia"/>
          <w:sz w:val="24"/>
          <w:szCs w:val="24"/>
          <w:lang w:val="en-US"/>
        </w:rPr>
        <w:t xml:space="preserve"> during survival conditions</w:t>
      </w:r>
      <w:r w:rsidRPr="00BB207D">
        <w:rPr>
          <w:rFonts w:ascii="Times New Roman" w:hAnsi="Times New Roman"/>
          <w:sz w:val="24"/>
          <w:szCs w:val="24"/>
          <w:lang w:val="en-US"/>
        </w:rPr>
        <w:t xml:space="preserve"> to minimize</w:t>
      </w:r>
      <w:r w:rsidRPr="00BB207D">
        <w:rPr>
          <w:rFonts w:ascii="Times New Roman" w:hAnsi="Times New Roman" w:hint="eastAsia"/>
          <w:sz w:val="24"/>
          <w:szCs w:val="24"/>
          <w:lang w:val="en-US"/>
        </w:rPr>
        <w:t xml:space="preserve"> the aerodynamic</w:t>
      </w:r>
      <w:r w:rsidRPr="00BB207D">
        <w:rPr>
          <w:rFonts w:ascii="Times New Roman" w:hAnsi="Times New Roman"/>
          <w:sz w:val="24"/>
          <w:szCs w:val="24"/>
          <w:lang w:val="en-US"/>
        </w:rPr>
        <w:t xml:space="preserve"> load. However, i</w:t>
      </w:r>
      <w:r w:rsidRPr="00BB207D">
        <w:rPr>
          <w:rFonts w:ascii="Times New Roman" w:hAnsi="Times New Roman" w:hint="eastAsia"/>
          <w:sz w:val="24"/>
          <w:szCs w:val="24"/>
          <w:lang w:val="en-US"/>
        </w:rPr>
        <w:t xml:space="preserve">f the pitch mechanism fails, </w:t>
      </w:r>
      <w:r w:rsidRPr="00BB207D">
        <w:rPr>
          <w:rFonts w:ascii="Times New Roman" w:hAnsi="Times New Roman"/>
          <w:sz w:val="24"/>
          <w:szCs w:val="24"/>
          <w:lang w:val="en-US"/>
        </w:rPr>
        <w:t>the</w:t>
      </w:r>
      <w:r w:rsidRPr="00BB207D">
        <w:rPr>
          <w:rFonts w:ascii="Times New Roman" w:hAnsi="Times New Roman" w:hint="eastAsia"/>
          <w:sz w:val="24"/>
          <w:szCs w:val="24"/>
          <w:lang w:val="en-US"/>
        </w:rPr>
        <w:t xml:space="preserve"> blades cannot be </w:t>
      </w:r>
      <w:r>
        <w:rPr>
          <w:rFonts w:ascii="Times New Roman" w:hAnsi="Times New Roman" w:hint="eastAsia"/>
          <w:sz w:val="24"/>
          <w:szCs w:val="24"/>
          <w:lang w:val="en-US"/>
        </w:rPr>
        <w:t>feather</w:t>
      </w:r>
      <w:r w:rsidRPr="00BB207D">
        <w:rPr>
          <w:rFonts w:ascii="Times New Roman" w:hAnsi="Times New Roman" w:hint="eastAsia"/>
          <w:sz w:val="24"/>
          <w:szCs w:val="24"/>
          <w:lang w:val="en-US"/>
        </w:rPr>
        <w:t xml:space="preserve">ed </w:t>
      </w:r>
      <w:r w:rsidRPr="00BB207D">
        <w:rPr>
          <w:rFonts w:ascii="Times New Roman" w:hAnsi="Times New Roman"/>
          <w:sz w:val="24"/>
          <w:szCs w:val="24"/>
          <w:lang w:val="en-US"/>
        </w:rPr>
        <w:t>to</w:t>
      </w:r>
      <w:r w:rsidRPr="00BB207D">
        <w:rPr>
          <w:rFonts w:ascii="Times New Roman" w:hAnsi="Times New Roman" w:hint="eastAsia"/>
          <w:sz w:val="24"/>
          <w:szCs w:val="24"/>
          <w:lang w:val="en-US"/>
        </w:rPr>
        <w:t xml:space="preserve"> the maximum pitch set point</w:t>
      </w:r>
      <w:r w:rsidRPr="00BB207D">
        <w:rPr>
          <w:rFonts w:ascii="Times New Roman" w:hAnsi="Times New Roman"/>
          <w:sz w:val="24"/>
          <w:szCs w:val="24"/>
          <w:lang w:val="en-US"/>
        </w:rPr>
        <w:t>―</w:t>
      </w:r>
      <w:r w:rsidRPr="00BB207D">
        <w:rPr>
          <w:rFonts w:ascii="Times New Roman" w:hAnsi="Times New Roman" w:hint="eastAsia"/>
          <w:sz w:val="24"/>
          <w:szCs w:val="24"/>
          <w:lang w:val="en-US"/>
        </w:rPr>
        <w:t>the blade</w:t>
      </w:r>
      <w:r>
        <w:rPr>
          <w:rFonts w:ascii="Times New Roman" w:hAnsi="Times New Roman" w:hint="eastAsia"/>
          <w:sz w:val="24"/>
          <w:szCs w:val="24"/>
          <w:lang w:val="en-US"/>
        </w:rPr>
        <w:t>s</w:t>
      </w:r>
      <w:r w:rsidRPr="00BB207D">
        <w:rPr>
          <w:rFonts w:ascii="Times New Roman" w:hAnsi="Times New Roman" w:hint="eastAsia"/>
          <w:sz w:val="24"/>
          <w:szCs w:val="24"/>
          <w:lang w:val="en-US"/>
        </w:rPr>
        <w:t xml:space="preserve"> </w:t>
      </w:r>
      <w:r>
        <w:rPr>
          <w:rFonts w:ascii="Times New Roman" w:hAnsi="Times New Roman" w:hint="eastAsia"/>
          <w:sz w:val="24"/>
          <w:szCs w:val="24"/>
          <w:lang w:val="en-US"/>
        </w:rPr>
        <w:t>are</w:t>
      </w:r>
      <w:r w:rsidRPr="00BB207D">
        <w:rPr>
          <w:rFonts w:ascii="Times New Roman" w:hAnsi="Times New Roman" w:hint="eastAsia"/>
          <w:sz w:val="24"/>
          <w:szCs w:val="24"/>
          <w:lang w:val="en-US"/>
        </w:rPr>
        <w:t xml:space="preserve"> seized</w:t>
      </w:r>
      <w:r w:rsidRPr="00BB207D">
        <w:rPr>
          <w:rFonts w:ascii="Times New Roman" w:hAnsi="Times New Roman"/>
          <w:sz w:val="24"/>
          <w:szCs w:val="24"/>
          <w:lang w:val="en-US"/>
        </w:rPr>
        <w:t xml:space="preserve">. The accidental seizure of the blade </w:t>
      </w:r>
      <w:r w:rsidRPr="00BB207D">
        <w:rPr>
          <w:rFonts w:ascii="Times New Roman" w:hAnsi="Times New Roman" w:hint="eastAsia"/>
          <w:sz w:val="24"/>
          <w:szCs w:val="24"/>
          <w:lang w:val="en-US"/>
        </w:rPr>
        <w:t>will</w:t>
      </w:r>
      <w:r w:rsidRPr="00BB207D">
        <w:rPr>
          <w:rFonts w:ascii="Times New Roman" w:hAnsi="Times New Roman"/>
          <w:sz w:val="24"/>
          <w:szCs w:val="24"/>
          <w:lang w:val="en-US"/>
        </w:rPr>
        <w:t xml:space="preserve"> likely cause a </w:t>
      </w:r>
      <w:r w:rsidRPr="00BB207D">
        <w:rPr>
          <w:rFonts w:ascii="Times New Roman" w:hAnsi="Times New Roman" w:hint="eastAsia"/>
          <w:sz w:val="24"/>
          <w:szCs w:val="24"/>
          <w:lang w:val="en-US"/>
        </w:rPr>
        <w:t>large</w:t>
      </w:r>
      <w:r w:rsidRPr="00BB207D">
        <w:rPr>
          <w:rFonts w:ascii="Times New Roman" w:hAnsi="Times New Roman"/>
          <w:sz w:val="24"/>
          <w:szCs w:val="24"/>
          <w:lang w:val="en-US"/>
        </w:rPr>
        <w:t xml:space="preserve"> drag loading and increase the extreme responses. For a floating turbine, the consequences could be </w:t>
      </w:r>
      <w:r w:rsidRPr="00BB207D">
        <w:rPr>
          <w:rFonts w:ascii="Times New Roman" w:hAnsi="Times New Roman" w:hint="eastAsia"/>
          <w:sz w:val="24"/>
          <w:szCs w:val="24"/>
          <w:lang w:val="en-US"/>
        </w:rPr>
        <w:t>quite</w:t>
      </w:r>
      <w:r w:rsidRPr="00BB207D">
        <w:rPr>
          <w:rFonts w:ascii="Times New Roman" w:hAnsi="Times New Roman"/>
          <w:sz w:val="24"/>
          <w:szCs w:val="24"/>
          <w:lang w:val="en-US"/>
        </w:rPr>
        <w:t xml:space="preserve"> severe. The </w:t>
      </w:r>
      <w:r w:rsidRPr="00BB207D">
        <w:rPr>
          <w:rFonts w:ascii="Times New Roman" w:hAnsi="Times New Roman" w:hint="eastAsia"/>
          <w:sz w:val="24"/>
          <w:szCs w:val="24"/>
          <w:lang w:val="en-US"/>
        </w:rPr>
        <w:t xml:space="preserve">uneven </w:t>
      </w:r>
      <w:r w:rsidRPr="00BB207D">
        <w:rPr>
          <w:rFonts w:ascii="Times New Roman" w:hAnsi="Times New Roman"/>
          <w:sz w:val="24"/>
          <w:szCs w:val="24"/>
          <w:lang w:val="en-US"/>
        </w:rPr>
        <w:t xml:space="preserve">wind loads together with the wave loads can jeopardize the </w:t>
      </w:r>
      <w:r w:rsidRPr="00BB207D">
        <w:rPr>
          <w:rFonts w:ascii="Times New Roman" w:hAnsi="Times New Roman" w:hint="eastAsia"/>
          <w:sz w:val="24"/>
          <w:szCs w:val="24"/>
          <w:lang w:val="en-US"/>
        </w:rPr>
        <w:t>dynamic</w:t>
      </w:r>
      <w:r w:rsidRPr="00BB207D">
        <w:rPr>
          <w:rFonts w:ascii="Times New Roman" w:hAnsi="Times New Roman"/>
          <w:sz w:val="24"/>
          <w:szCs w:val="24"/>
          <w:lang w:val="en-US"/>
        </w:rPr>
        <w:t xml:space="preserve"> responses such as yaw, pitch and the tower bending moment. The </w:t>
      </w:r>
      <w:r w:rsidRPr="00BB207D">
        <w:rPr>
          <w:rFonts w:ascii="Times New Roman" w:hAnsi="Times New Roman" w:hint="eastAsia"/>
          <w:sz w:val="24"/>
          <w:szCs w:val="24"/>
          <w:lang w:val="en-US"/>
        </w:rPr>
        <w:t xml:space="preserve">degree of impact </w:t>
      </w:r>
      <w:r w:rsidRPr="00BB207D">
        <w:rPr>
          <w:rFonts w:ascii="Times New Roman" w:hAnsi="Times New Roman"/>
          <w:sz w:val="24"/>
          <w:szCs w:val="24"/>
          <w:lang w:val="en-US"/>
        </w:rPr>
        <w:t>depend</w:t>
      </w:r>
      <w:r w:rsidRPr="00BB207D">
        <w:rPr>
          <w:rFonts w:ascii="Times New Roman" w:hAnsi="Times New Roman" w:hint="eastAsia"/>
          <w:sz w:val="24"/>
          <w:szCs w:val="24"/>
          <w:lang w:val="en-US"/>
        </w:rPr>
        <w:t>s</w:t>
      </w:r>
      <w:r w:rsidRPr="00BB207D">
        <w:rPr>
          <w:rFonts w:ascii="Times New Roman" w:hAnsi="Times New Roman"/>
          <w:sz w:val="24"/>
          <w:szCs w:val="24"/>
          <w:lang w:val="en-US"/>
        </w:rPr>
        <w:t xml:space="preserve"> on the environmental conditions as well as the position of the turbine blades. </w:t>
      </w:r>
      <w:r>
        <w:rPr>
          <w:rFonts w:ascii="Times New Roman" w:hAnsi="Times New Roman"/>
          <w:sz w:val="24"/>
          <w:szCs w:val="24"/>
          <w:lang w:val="en-US"/>
        </w:rPr>
        <w:t>Wind turbines are supposed to be designed for survival of environmental events with a return period of 50 years as well as certain combined fault and environmental conditions with an equivalent occurrence rate. However, the probability of fault scenarios is not well known. Hence, t</w:t>
      </w:r>
      <w:r w:rsidRPr="00BB207D">
        <w:rPr>
          <w:rFonts w:ascii="Times New Roman" w:hAnsi="Times New Roman"/>
          <w:sz w:val="24"/>
          <w:szCs w:val="24"/>
          <w:lang w:val="en-US"/>
        </w:rPr>
        <w:t xml:space="preserve">his study </w:t>
      </w:r>
      <w:r w:rsidRPr="00BB207D">
        <w:rPr>
          <w:rFonts w:ascii="Times New Roman" w:hAnsi="Times New Roman" w:hint="eastAsia"/>
          <w:sz w:val="24"/>
          <w:szCs w:val="24"/>
          <w:lang w:val="en-US"/>
        </w:rPr>
        <w:t xml:space="preserve">is based on parked turbines and conditions </w:t>
      </w:r>
      <w:r w:rsidRPr="00BB207D">
        <w:rPr>
          <w:rFonts w:ascii="Times New Roman" w:hAnsi="Times New Roman"/>
          <w:sz w:val="24"/>
          <w:szCs w:val="24"/>
          <w:lang w:val="en-US"/>
        </w:rPr>
        <w:t>on the</w:t>
      </w:r>
      <w:r w:rsidRPr="00BB207D">
        <w:rPr>
          <w:rFonts w:ascii="Times New Roman" w:hAnsi="Times New Roman" w:hint="eastAsia"/>
          <w:sz w:val="24"/>
          <w:szCs w:val="24"/>
          <w:lang w:val="en-US"/>
        </w:rPr>
        <w:t xml:space="preserve"> 1-year </w:t>
      </w:r>
      <w:r w:rsidR="008123AE">
        <w:rPr>
          <w:rFonts w:ascii="Times New Roman" w:hAnsi="Times New Roman" w:hint="eastAsia"/>
          <w:sz w:val="24"/>
          <w:szCs w:val="24"/>
          <w:lang w:val="en-US"/>
        </w:rPr>
        <w:t xml:space="preserve">and 50-year </w:t>
      </w:r>
      <w:r w:rsidRPr="00BB207D">
        <w:rPr>
          <w:rFonts w:ascii="Times New Roman" w:hAnsi="Times New Roman" w:hint="eastAsia"/>
          <w:sz w:val="24"/>
          <w:szCs w:val="24"/>
          <w:lang w:val="en-US"/>
        </w:rPr>
        <w:t xml:space="preserve">environmental contour line </w:t>
      </w:r>
      <w:r>
        <w:rPr>
          <w:rFonts w:ascii="Times New Roman" w:hAnsi="Times New Roman"/>
          <w:sz w:val="24"/>
          <w:szCs w:val="24"/>
          <w:lang w:val="en-US"/>
        </w:rPr>
        <w:t>for a site</w:t>
      </w:r>
      <w:r w:rsidRPr="00BB207D">
        <w:rPr>
          <w:rFonts w:ascii="Times New Roman" w:hAnsi="Times New Roman" w:hint="eastAsia"/>
          <w:sz w:val="24"/>
          <w:szCs w:val="24"/>
          <w:lang w:val="en-US"/>
        </w:rPr>
        <w:t xml:space="preserve"> in </w:t>
      </w:r>
      <w:r>
        <w:rPr>
          <w:rFonts w:ascii="Times New Roman" w:hAnsi="Times New Roman"/>
          <w:sz w:val="24"/>
          <w:szCs w:val="24"/>
          <w:lang w:val="en-US"/>
        </w:rPr>
        <w:t xml:space="preserve">the </w:t>
      </w:r>
      <w:r w:rsidRPr="00BB207D">
        <w:rPr>
          <w:rFonts w:ascii="Times New Roman" w:hAnsi="Times New Roman" w:hint="eastAsia"/>
          <w:sz w:val="24"/>
          <w:szCs w:val="24"/>
          <w:lang w:val="en-US"/>
        </w:rPr>
        <w:t>North Sea.</w:t>
      </w:r>
      <w:r>
        <w:rPr>
          <w:rFonts w:ascii="Times New Roman" w:hAnsi="Times New Roman" w:hint="eastAsia"/>
          <w:sz w:val="24"/>
          <w:szCs w:val="24"/>
          <w:lang w:val="en-US"/>
        </w:rPr>
        <w:t xml:space="preserve"> </w:t>
      </w:r>
      <w:r w:rsidRPr="00584D08">
        <w:rPr>
          <w:rFonts w:ascii="Times New Roman" w:hAnsi="Times New Roman" w:hint="eastAsia"/>
          <w:sz w:val="24"/>
          <w:szCs w:val="24"/>
          <w:lang w:val="en-US"/>
        </w:rPr>
        <w:t>T</w:t>
      </w:r>
      <w:r w:rsidR="008123AE">
        <w:rPr>
          <w:rFonts w:ascii="Times New Roman" w:hAnsi="Times New Roman" w:hint="eastAsia"/>
          <w:sz w:val="24"/>
          <w:szCs w:val="24"/>
          <w:lang w:val="en-US"/>
        </w:rPr>
        <w:t>hree</w:t>
      </w:r>
      <w:r w:rsidRPr="00584D08">
        <w:rPr>
          <w:rFonts w:ascii="Times New Roman" w:hAnsi="Times New Roman" w:hint="eastAsia"/>
          <w:sz w:val="24"/>
          <w:szCs w:val="24"/>
          <w:lang w:val="en-US"/>
        </w:rPr>
        <w:t xml:space="preserve"> parked scenarios are consider</w:t>
      </w:r>
      <w:r w:rsidR="00CE3C82">
        <w:rPr>
          <w:rFonts w:ascii="Times New Roman" w:hAnsi="Times New Roman" w:hint="eastAsia"/>
          <w:sz w:val="24"/>
          <w:szCs w:val="24"/>
          <w:lang w:val="en-US"/>
        </w:rPr>
        <w:t>ed: fault with one seized blade, fault</w:t>
      </w:r>
      <w:r w:rsidRPr="00584D08">
        <w:rPr>
          <w:rFonts w:ascii="Times New Roman" w:hAnsi="Times New Roman" w:hint="eastAsia"/>
          <w:sz w:val="24"/>
          <w:szCs w:val="24"/>
          <w:lang w:val="en-US"/>
        </w:rPr>
        <w:t xml:space="preserve"> </w:t>
      </w:r>
      <w:r w:rsidR="00CE3C82">
        <w:rPr>
          <w:rFonts w:ascii="Times New Roman" w:hAnsi="Times New Roman" w:hint="eastAsia"/>
          <w:sz w:val="24"/>
          <w:szCs w:val="24"/>
          <w:lang w:val="en-US"/>
        </w:rPr>
        <w:t>with three seized blades and normal condition</w:t>
      </w:r>
      <w:r w:rsidRPr="00584D08">
        <w:rPr>
          <w:rFonts w:ascii="Times New Roman" w:hAnsi="Times New Roman" w:hint="eastAsia"/>
          <w:sz w:val="24"/>
          <w:szCs w:val="24"/>
          <w:lang w:val="en-US"/>
        </w:rPr>
        <w:t>.</w:t>
      </w:r>
      <w:r w:rsidRPr="00BB207D">
        <w:rPr>
          <w:rFonts w:ascii="Times New Roman" w:hAnsi="Times New Roman" w:hint="eastAsia"/>
          <w:sz w:val="24"/>
          <w:szCs w:val="24"/>
          <w:lang w:val="en-US"/>
        </w:rPr>
        <w:t xml:space="preserve"> </w:t>
      </w:r>
      <w:r w:rsidRPr="00BB207D">
        <w:rPr>
          <w:rFonts w:ascii="Times New Roman" w:hAnsi="Times New Roman"/>
          <w:sz w:val="24"/>
          <w:szCs w:val="24"/>
          <w:lang w:val="en-US"/>
        </w:rPr>
        <w:t xml:space="preserve">The </w:t>
      </w:r>
      <w:r w:rsidRPr="00BB207D">
        <w:rPr>
          <w:rFonts w:ascii="Times New Roman" w:hAnsi="Times New Roman" w:hint="eastAsia"/>
          <w:sz w:val="24"/>
          <w:szCs w:val="24"/>
          <w:lang w:val="en-US"/>
        </w:rPr>
        <w:t>turbine</w:t>
      </w:r>
      <w:r w:rsidRPr="00BB207D">
        <w:rPr>
          <w:rFonts w:ascii="Times New Roman" w:hAnsi="Times New Roman"/>
          <w:sz w:val="24"/>
          <w:szCs w:val="24"/>
          <w:lang w:val="en-US"/>
        </w:rPr>
        <w:t>’</w:t>
      </w:r>
      <w:r w:rsidRPr="00BB207D">
        <w:rPr>
          <w:rFonts w:ascii="Times New Roman" w:hAnsi="Times New Roman" w:hint="eastAsia"/>
          <w:sz w:val="24"/>
          <w:szCs w:val="24"/>
          <w:lang w:val="en-US"/>
        </w:rPr>
        <w:t xml:space="preserve">s steady </w:t>
      </w:r>
      <w:r w:rsidRPr="00BB207D">
        <w:rPr>
          <w:rFonts w:ascii="Times New Roman" w:hAnsi="Times New Roman"/>
          <w:sz w:val="24"/>
          <w:szCs w:val="24"/>
          <w:lang w:val="en-US"/>
        </w:rPr>
        <w:t>responses to the wave direction and blade azimuth position are</w:t>
      </w:r>
      <w:r w:rsidRPr="00BB207D">
        <w:rPr>
          <w:rFonts w:ascii="Times New Roman" w:hAnsi="Times New Roman" w:hint="eastAsia"/>
          <w:sz w:val="24"/>
          <w:szCs w:val="24"/>
          <w:lang w:val="en-US"/>
        </w:rPr>
        <w:t xml:space="preserve"> investigated.</w:t>
      </w:r>
      <w:r w:rsidRPr="00BB207D">
        <w:rPr>
          <w:rFonts w:ascii="Times New Roman" w:hAnsi="Times New Roman"/>
          <w:sz w:val="24"/>
          <w:szCs w:val="24"/>
          <w:lang w:val="en-US"/>
        </w:rPr>
        <w:t xml:space="preserve"> </w:t>
      </w:r>
      <w:r w:rsidRPr="00BB207D">
        <w:rPr>
          <w:rFonts w:ascii="Times New Roman" w:hAnsi="Times New Roman" w:hint="eastAsia"/>
          <w:sz w:val="24"/>
          <w:szCs w:val="24"/>
          <w:lang w:val="en-US"/>
        </w:rPr>
        <w:t>A spar-type wind turbine is used in this study. It is found that most of the response</w:t>
      </w:r>
      <w:r w:rsidR="00B073A7">
        <w:rPr>
          <w:rFonts w:ascii="Times New Roman" w:hAnsi="Times New Roman" w:hint="eastAsia"/>
          <w:sz w:val="24"/>
          <w:szCs w:val="24"/>
          <w:lang w:val="en-US"/>
        </w:rPr>
        <w:t xml:space="preserve"> extremes and standard deviations</w:t>
      </w:r>
      <w:r w:rsidRPr="00BB207D">
        <w:rPr>
          <w:rFonts w:ascii="Times New Roman" w:hAnsi="Times New Roman" w:hint="eastAsia"/>
          <w:sz w:val="24"/>
          <w:szCs w:val="24"/>
          <w:lang w:val="en-US"/>
        </w:rPr>
        <w:t xml:space="preserve"> are sensitive to the wave direction. For the normal parked </w:t>
      </w:r>
      <w:r>
        <w:rPr>
          <w:rFonts w:ascii="Times New Roman" w:hAnsi="Times New Roman"/>
          <w:sz w:val="24"/>
          <w:szCs w:val="24"/>
          <w:lang w:val="en-US"/>
        </w:rPr>
        <w:t>conditions</w:t>
      </w:r>
      <w:r w:rsidRPr="00BB207D">
        <w:rPr>
          <w:rFonts w:ascii="Times New Roman" w:hAnsi="Times New Roman" w:hint="eastAsia"/>
          <w:sz w:val="24"/>
          <w:szCs w:val="24"/>
          <w:lang w:val="en-US"/>
        </w:rPr>
        <w:t xml:space="preserve">, yaw of the platform </w:t>
      </w:r>
      <w:r w:rsidR="000975B6">
        <w:rPr>
          <w:rFonts w:ascii="Times New Roman" w:hAnsi="Times New Roman" w:hint="eastAsia"/>
          <w:sz w:val="24"/>
          <w:szCs w:val="24"/>
          <w:lang w:val="en-US"/>
        </w:rPr>
        <w:t>is</w:t>
      </w:r>
      <w:r w:rsidRPr="00BB207D">
        <w:rPr>
          <w:rFonts w:ascii="Times New Roman" w:hAnsi="Times New Roman" w:hint="eastAsia"/>
          <w:sz w:val="24"/>
          <w:szCs w:val="24"/>
          <w:lang w:val="en-US"/>
        </w:rPr>
        <w:t xml:space="preserve"> sensitive to the blade azimuth while surge and pitch are not</w:t>
      </w:r>
      <w:r w:rsidRPr="00BB207D">
        <w:rPr>
          <w:rFonts w:ascii="Times New Roman" w:hAnsi="Times New Roman"/>
          <w:sz w:val="24"/>
          <w:szCs w:val="24"/>
          <w:lang w:val="en-US"/>
        </w:rPr>
        <w:t>.</w:t>
      </w:r>
      <w:r w:rsidRPr="00BB207D">
        <w:rPr>
          <w:rFonts w:ascii="Times New Roman" w:hAnsi="Times New Roman" w:hint="eastAsia"/>
          <w:sz w:val="24"/>
          <w:szCs w:val="24"/>
          <w:lang w:val="en-US"/>
        </w:rPr>
        <w:t xml:space="preserve"> </w:t>
      </w:r>
      <w:r w:rsidR="00D45244">
        <w:rPr>
          <w:rFonts w:ascii="Times New Roman" w:hAnsi="Times New Roman" w:hint="eastAsia"/>
          <w:sz w:val="24"/>
          <w:szCs w:val="24"/>
          <w:lang w:val="en-US"/>
        </w:rPr>
        <w:t>T</w:t>
      </w:r>
      <w:r w:rsidRPr="00BB207D">
        <w:rPr>
          <w:rFonts w:ascii="Times New Roman" w:hAnsi="Times New Roman" w:hint="eastAsia"/>
          <w:sz w:val="24"/>
          <w:szCs w:val="24"/>
          <w:lang w:val="en-US"/>
        </w:rPr>
        <w:t>he</w:t>
      </w:r>
      <w:r w:rsidRPr="00BB207D">
        <w:rPr>
          <w:rFonts w:ascii="Times New Roman" w:hAnsi="Times New Roman"/>
          <w:sz w:val="24"/>
          <w:szCs w:val="24"/>
          <w:lang w:val="en-US"/>
        </w:rPr>
        <w:t xml:space="preserve"> </w:t>
      </w:r>
      <w:r w:rsidRPr="00BB207D">
        <w:rPr>
          <w:rFonts w:ascii="Times New Roman" w:hAnsi="Times New Roman" w:hint="eastAsia"/>
          <w:sz w:val="24"/>
          <w:szCs w:val="24"/>
          <w:lang w:val="en-US"/>
        </w:rPr>
        <w:t>blade azimuth position</w:t>
      </w:r>
      <w:r w:rsidR="000975B6">
        <w:rPr>
          <w:rFonts w:ascii="Times New Roman" w:hAnsi="Times New Roman" w:hint="eastAsia"/>
          <w:sz w:val="24"/>
          <w:szCs w:val="24"/>
          <w:lang w:val="en-US"/>
        </w:rPr>
        <w:t xml:space="preserve"> also</w:t>
      </w:r>
      <w:r w:rsidRPr="00BB207D">
        <w:rPr>
          <w:rFonts w:ascii="Times New Roman" w:hAnsi="Times New Roman" w:hint="eastAsia"/>
          <w:sz w:val="24"/>
          <w:szCs w:val="24"/>
          <w:lang w:val="en-US"/>
        </w:rPr>
        <w:t xml:space="preserve"> pla</w:t>
      </w:r>
      <w:r w:rsidR="00B073A7">
        <w:rPr>
          <w:rFonts w:ascii="Times New Roman" w:hAnsi="Times New Roman" w:hint="eastAsia"/>
          <w:sz w:val="24"/>
          <w:szCs w:val="24"/>
          <w:lang w:val="en-US"/>
        </w:rPr>
        <w:t xml:space="preserve">ys a key role in </w:t>
      </w:r>
      <w:r w:rsidRPr="00BB207D">
        <w:rPr>
          <w:rFonts w:ascii="Times New Roman" w:hAnsi="Times New Roman" w:hint="eastAsia"/>
          <w:sz w:val="24"/>
          <w:szCs w:val="24"/>
          <w:lang w:val="en-US"/>
        </w:rPr>
        <w:t>responses</w:t>
      </w:r>
      <w:r w:rsidR="00B073A7">
        <w:rPr>
          <w:rFonts w:ascii="Times New Roman" w:hAnsi="Times New Roman" w:hint="eastAsia"/>
          <w:sz w:val="24"/>
          <w:szCs w:val="24"/>
          <w:lang w:val="en-US"/>
        </w:rPr>
        <w:t xml:space="preserve"> such as roll and ya</w:t>
      </w:r>
      <w:r w:rsidR="000975B6">
        <w:rPr>
          <w:rFonts w:ascii="Times New Roman" w:hAnsi="Times New Roman" w:hint="eastAsia"/>
          <w:sz w:val="24"/>
          <w:szCs w:val="24"/>
          <w:lang w:val="en-US"/>
        </w:rPr>
        <w:t>w f</w:t>
      </w:r>
      <w:r w:rsidR="000975B6" w:rsidRPr="00BB207D">
        <w:rPr>
          <w:rFonts w:ascii="Times New Roman" w:hAnsi="Times New Roman" w:hint="eastAsia"/>
          <w:sz w:val="24"/>
          <w:szCs w:val="24"/>
          <w:lang w:val="en-US"/>
        </w:rPr>
        <w:t xml:space="preserve">or the parked </w:t>
      </w:r>
      <w:r w:rsidR="000975B6">
        <w:rPr>
          <w:rFonts w:ascii="Times New Roman" w:hAnsi="Times New Roman"/>
          <w:sz w:val="24"/>
          <w:szCs w:val="24"/>
          <w:lang w:val="en-US"/>
        </w:rPr>
        <w:t>conditions</w:t>
      </w:r>
      <w:r w:rsidR="000975B6" w:rsidRPr="00BB207D">
        <w:rPr>
          <w:rFonts w:ascii="Times New Roman" w:hAnsi="Times New Roman" w:hint="eastAsia"/>
          <w:sz w:val="24"/>
          <w:szCs w:val="24"/>
          <w:lang w:val="en-US"/>
        </w:rPr>
        <w:t xml:space="preserve"> with </w:t>
      </w:r>
      <w:r w:rsidR="000975B6">
        <w:rPr>
          <w:rFonts w:ascii="Times New Roman" w:hAnsi="Times New Roman" w:hint="eastAsia"/>
          <w:sz w:val="24"/>
          <w:szCs w:val="24"/>
          <w:lang w:val="en-US"/>
        </w:rPr>
        <w:t xml:space="preserve">one faulted blade. </w:t>
      </w:r>
      <w:r w:rsidR="00D45244" w:rsidRPr="00584D08">
        <w:rPr>
          <w:rFonts w:ascii="Times New Roman" w:hAnsi="Times New Roman" w:hint="eastAsia"/>
          <w:sz w:val="24"/>
          <w:szCs w:val="24"/>
          <w:lang w:val="en-US"/>
        </w:rPr>
        <w:t>The fault cases under 1-year environmental condition are also compared with the normal parked ones with an environmental condition corresponding to 50-year recurrence period.</w:t>
      </w:r>
      <w:r w:rsidR="00D45244" w:rsidRPr="00BB207D">
        <w:rPr>
          <w:rFonts w:ascii="Times New Roman" w:hAnsi="Times New Roman" w:hint="eastAsia"/>
          <w:sz w:val="24"/>
          <w:szCs w:val="24"/>
          <w:lang w:val="en-US"/>
        </w:rPr>
        <w:t xml:space="preserve"> </w:t>
      </w:r>
      <w:r w:rsidR="00741C5D">
        <w:rPr>
          <w:rFonts w:ascii="Times New Roman" w:hAnsi="Times New Roman" w:hint="eastAsia"/>
          <w:sz w:val="24"/>
          <w:szCs w:val="24"/>
          <w:lang w:val="en-US"/>
        </w:rPr>
        <w:t>Due to the asymmetry of blade position, f</w:t>
      </w:r>
      <w:r w:rsidR="00D45244">
        <w:rPr>
          <w:rFonts w:ascii="Times New Roman" w:hAnsi="Times New Roman" w:hint="eastAsia"/>
          <w:sz w:val="24"/>
          <w:szCs w:val="24"/>
          <w:lang w:val="en-US"/>
        </w:rPr>
        <w:t xml:space="preserve">ault with one seized blade </w:t>
      </w:r>
      <w:r w:rsidR="00741C5D">
        <w:rPr>
          <w:rFonts w:ascii="Times New Roman" w:hAnsi="Times New Roman" w:hint="eastAsia"/>
          <w:sz w:val="24"/>
          <w:szCs w:val="24"/>
          <w:lang w:val="en-US"/>
        </w:rPr>
        <w:t>often</w:t>
      </w:r>
      <w:r w:rsidR="00D45244">
        <w:rPr>
          <w:rFonts w:ascii="Times New Roman" w:hAnsi="Times New Roman" w:hint="eastAsia"/>
          <w:sz w:val="24"/>
          <w:szCs w:val="24"/>
          <w:lang w:val="en-US"/>
        </w:rPr>
        <w:t xml:space="preserve"> leads to the largest roll resonance and yaw extreme angle and</w:t>
      </w:r>
      <w:r w:rsidR="00A01DF5">
        <w:rPr>
          <w:rFonts w:ascii="Times New Roman" w:hAnsi="Times New Roman" w:hint="eastAsia"/>
          <w:sz w:val="24"/>
          <w:szCs w:val="24"/>
          <w:lang w:val="en-US"/>
        </w:rPr>
        <w:t xml:space="preserve"> the extremes may exceed the 50</w:t>
      </w:r>
      <w:r w:rsidR="00A01DF5">
        <w:rPr>
          <w:rFonts w:ascii="Times New Roman" w:hAnsi="Times New Roman"/>
          <w:sz w:val="24"/>
          <w:szCs w:val="24"/>
          <w:lang w:val="en-US"/>
        </w:rPr>
        <w:t>-</w:t>
      </w:r>
      <w:r w:rsidR="00D45244">
        <w:rPr>
          <w:rFonts w:ascii="Times New Roman" w:hAnsi="Times New Roman" w:hint="eastAsia"/>
          <w:sz w:val="24"/>
          <w:szCs w:val="24"/>
          <w:lang w:val="en-US"/>
        </w:rPr>
        <w:t xml:space="preserve">year reference values by more than </w:t>
      </w:r>
      <w:r w:rsidR="004C4D38">
        <w:rPr>
          <w:rFonts w:ascii="Times New Roman" w:hAnsi="Times New Roman"/>
          <w:sz w:val="24"/>
          <w:szCs w:val="24"/>
          <w:lang w:val="en-US"/>
        </w:rPr>
        <w:t>16</w:t>
      </w:r>
      <w:r w:rsidR="00D45244">
        <w:rPr>
          <w:rFonts w:ascii="Times New Roman" w:hAnsi="Times New Roman" w:hint="eastAsia"/>
          <w:sz w:val="24"/>
          <w:szCs w:val="24"/>
          <w:lang w:val="en-US"/>
        </w:rPr>
        <w:t xml:space="preserve">%. The linked structural responses are not </w:t>
      </w:r>
      <w:r w:rsidR="007051DD">
        <w:rPr>
          <w:rFonts w:ascii="Times New Roman" w:hAnsi="Times New Roman" w:hint="eastAsia"/>
          <w:sz w:val="24"/>
          <w:szCs w:val="24"/>
          <w:lang w:val="en-US"/>
        </w:rPr>
        <w:t xml:space="preserve">as </w:t>
      </w:r>
      <w:r w:rsidR="00D45244">
        <w:rPr>
          <w:rFonts w:ascii="Times New Roman" w:hAnsi="Times New Roman" w:hint="eastAsia"/>
          <w:sz w:val="24"/>
          <w:szCs w:val="24"/>
          <w:lang w:val="en-US"/>
        </w:rPr>
        <w:t>critical, however.</w:t>
      </w:r>
      <w:r w:rsidR="00741C5D">
        <w:rPr>
          <w:rFonts w:ascii="Times New Roman" w:hAnsi="Times New Roman" w:hint="eastAsia"/>
          <w:sz w:val="24"/>
          <w:szCs w:val="24"/>
          <w:lang w:val="en-US"/>
        </w:rPr>
        <w:t xml:space="preserve"> Fault with three seized blades causes an average rise of 38% and 2</w:t>
      </w:r>
      <w:r w:rsidR="004C4D38">
        <w:rPr>
          <w:rFonts w:ascii="Times New Roman" w:hAnsi="Times New Roman"/>
          <w:sz w:val="24"/>
          <w:szCs w:val="24"/>
          <w:lang w:val="en-US"/>
        </w:rPr>
        <w:t>3</w:t>
      </w:r>
      <w:r w:rsidR="00741C5D">
        <w:rPr>
          <w:rFonts w:ascii="Times New Roman" w:hAnsi="Times New Roman"/>
          <w:sz w:val="24"/>
          <w:szCs w:val="24"/>
          <w:lang w:val="en-US"/>
        </w:rPr>
        <w:t>% for</w:t>
      </w:r>
      <w:r w:rsidR="00741C5D">
        <w:rPr>
          <w:rFonts w:ascii="Times New Roman" w:hAnsi="Times New Roman" w:hint="eastAsia"/>
          <w:sz w:val="24"/>
          <w:szCs w:val="24"/>
          <w:lang w:val="en-US"/>
        </w:rPr>
        <w:t xml:space="preserve"> surge and pitch extremes </w:t>
      </w:r>
      <w:r w:rsidR="00BD6CA0">
        <w:rPr>
          <w:rFonts w:ascii="Times New Roman" w:hAnsi="Times New Roman" w:hint="eastAsia"/>
          <w:sz w:val="24"/>
          <w:szCs w:val="24"/>
          <w:lang w:val="en-US"/>
        </w:rPr>
        <w:t>over</w:t>
      </w:r>
      <w:r w:rsidR="00741C5D">
        <w:rPr>
          <w:rFonts w:ascii="Times New Roman" w:hAnsi="Times New Roman" w:hint="eastAsia"/>
          <w:sz w:val="24"/>
          <w:szCs w:val="24"/>
          <w:lang w:val="en-US"/>
        </w:rPr>
        <w:t xml:space="preserve"> the 50-year references</w:t>
      </w:r>
      <w:r w:rsidR="00BD6CA0">
        <w:rPr>
          <w:rFonts w:ascii="Times New Roman" w:hAnsi="Times New Roman" w:hint="eastAsia"/>
          <w:sz w:val="24"/>
          <w:szCs w:val="24"/>
          <w:lang w:val="en-US"/>
        </w:rPr>
        <w:t xml:space="preserve"> d</w:t>
      </w:r>
      <w:r w:rsidR="00741C5D">
        <w:rPr>
          <w:rFonts w:ascii="Times New Roman" w:hAnsi="Times New Roman" w:hint="eastAsia"/>
          <w:sz w:val="24"/>
          <w:szCs w:val="24"/>
          <w:lang w:val="en-US"/>
        </w:rPr>
        <w:t xml:space="preserve">ue to the large </w:t>
      </w:r>
      <w:r w:rsidR="00BD6CA0">
        <w:rPr>
          <w:rFonts w:ascii="Times New Roman" w:hAnsi="Times New Roman" w:hint="eastAsia"/>
          <w:sz w:val="24"/>
          <w:szCs w:val="24"/>
          <w:lang w:val="en-US"/>
        </w:rPr>
        <w:t xml:space="preserve">aerodynamic </w:t>
      </w:r>
      <w:r w:rsidR="00741C5D">
        <w:rPr>
          <w:rFonts w:ascii="Times New Roman" w:hAnsi="Times New Roman" w:hint="eastAsia"/>
          <w:sz w:val="24"/>
          <w:szCs w:val="24"/>
          <w:lang w:val="en-US"/>
        </w:rPr>
        <w:t>drag</w:t>
      </w:r>
      <w:r w:rsidR="00BD6CA0">
        <w:rPr>
          <w:rFonts w:ascii="Times New Roman" w:hAnsi="Times New Roman" w:hint="eastAsia"/>
          <w:sz w:val="24"/>
          <w:szCs w:val="24"/>
          <w:lang w:val="en-US"/>
        </w:rPr>
        <w:t>.</w:t>
      </w:r>
      <w:r w:rsidR="00741C5D">
        <w:rPr>
          <w:rFonts w:ascii="Times New Roman" w:hAnsi="Times New Roman" w:hint="eastAsia"/>
          <w:sz w:val="24"/>
          <w:szCs w:val="24"/>
          <w:lang w:val="en-US"/>
        </w:rPr>
        <w:t xml:space="preserve"> </w:t>
      </w:r>
      <w:r w:rsidR="00BD6CA0">
        <w:rPr>
          <w:rFonts w:ascii="Times New Roman" w:hAnsi="Times New Roman" w:hint="eastAsia"/>
          <w:sz w:val="24"/>
          <w:szCs w:val="24"/>
          <w:lang w:val="en-US"/>
        </w:rPr>
        <w:t>T</w:t>
      </w:r>
      <w:r w:rsidR="00741C5D">
        <w:rPr>
          <w:rFonts w:ascii="Times New Roman" w:hAnsi="Times New Roman" w:hint="eastAsia"/>
          <w:sz w:val="24"/>
          <w:szCs w:val="24"/>
          <w:lang w:val="en-US"/>
        </w:rPr>
        <w:t xml:space="preserve">he tower bottom bending moment and the blade root bending moment may also exceed the 50-year </w:t>
      </w:r>
      <w:r w:rsidR="00BD6CA0">
        <w:rPr>
          <w:rFonts w:ascii="Times New Roman" w:hAnsi="Times New Roman" w:hint="eastAsia"/>
          <w:sz w:val="24"/>
          <w:szCs w:val="24"/>
          <w:lang w:val="en-US"/>
        </w:rPr>
        <w:t>values</w:t>
      </w:r>
      <w:r w:rsidR="00741C5D">
        <w:rPr>
          <w:rFonts w:ascii="Times New Roman" w:hAnsi="Times New Roman" w:hint="eastAsia"/>
          <w:sz w:val="24"/>
          <w:szCs w:val="24"/>
          <w:lang w:val="en-US"/>
        </w:rPr>
        <w:t xml:space="preserve"> by more than 10%.</w:t>
      </w:r>
    </w:p>
    <w:p w:rsidR="00584D08" w:rsidRPr="00584D08" w:rsidRDefault="00584D08" w:rsidP="0079713A">
      <w:pPr>
        <w:autoSpaceDE w:val="0"/>
        <w:autoSpaceDN w:val="0"/>
        <w:adjustRightInd w:val="0"/>
        <w:spacing w:after="0" w:line="240" w:lineRule="auto"/>
        <w:rPr>
          <w:rFonts w:ascii="Times New Roman" w:hAnsi="Times New Roman"/>
          <w:sz w:val="24"/>
          <w:szCs w:val="24"/>
          <w:lang w:val="en-US"/>
        </w:rPr>
      </w:pPr>
    </w:p>
    <w:p w:rsidR="00FE116E" w:rsidRPr="00E71C03" w:rsidRDefault="002E3AE6" w:rsidP="0079713A">
      <w:pPr>
        <w:autoSpaceDE w:val="0"/>
        <w:autoSpaceDN w:val="0"/>
        <w:adjustRightInd w:val="0"/>
        <w:spacing w:after="0" w:line="240" w:lineRule="auto"/>
        <w:rPr>
          <w:rFonts w:ascii="Times New Roman" w:hAnsi="Times New Roman" w:cs="Times New Roman"/>
          <w:sz w:val="24"/>
          <w:szCs w:val="20"/>
          <w:lang w:val="en-US"/>
        </w:rPr>
      </w:pPr>
      <w:r w:rsidRPr="00E71C03">
        <w:rPr>
          <w:rFonts w:ascii="Times New Roman" w:hAnsi="Times New Roman" w:cs="Times New Roman" w:hint="eastAsia"/>
          <w:sz w:val="24"/>
          <w:szCs w:val="20"/>
          <w:lang w:val="en-US"/>
        </w:rPr>
        <w:t>INTRODUCTION</w:t>
      </w:r>
    </w:p>
    <w:p w:rsidR="00293AC3" w:rsidRDefault="00551D3C" w:rsidP="00293AC3">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 xml:space="preserve">Offshore wind energy has witnessed rapid development in recent years. </w:t>
      </w:r>
      <w:r w:rsidR="0090072E">
        <w:rPr>
          <w:rFonts w:ascii="Times New Roman" w:hAnsi="Times New Roman" w:hint="eastAsia"/>
          <w:sz w:val="24"/>
          <w:szCs w:val="24"/>
          <w:lang w:val="en-US"/>
        </w:rPr>
        <w:t>The total installed capacity in 2010 reached approximately 3000 MW, some 1.5% of worldwide wind farm capacity</w:t>
      </w:r>
      <w:r w:rsidR="000A42DC">
        <w:rPr>
          <w:rFonts w:ascii="Times New Roman" w:hAnsi="Times New Roman"/>
          <w:sz w:val="24"/>
          <w:szCs w:val="24"/>
          <w:lang w:val="en-US"/>
        </w:rPr>
        <w:fldChar w:fldCharType="begin"/>
      </w:r>
      <w:r w:rsidR="000A42DC">
        <w:rPr>
          <w:rFonts w:ascii="Times New Roman" w:hAnsi="Times New Roman"/>
          <w:sz w:val="24"/>
          <w:szCs w:val="24"/>
          <w:lang w:val="en-US"/>
        </w:rPr>
        <w:instrText xml:space="preserve"> ADDIN EN.CITE &lt;EndNote&gt;&lt;Cite&gt;&lt;Author&gt;Burton&lt;/Author&gt;&lt;Year&gt;2011&lt;/Year&gt;&lt;RecNum&gt;148&lt;/RecNum&gt;&lt;DisplayText&gt;[1]&lt;/DisplayText&gt;&lt;record&gt;&lt;rec-number&gt;148&lt;/rec-number&gt;&lt;foreign-keys&gt;&lt;key app="EN" db-id="tsx5rd0xkw5tswesdpwv0f2zfxwrdw09zrwe"&gt;148&lt;/key&gt;&lt;/foreign-keys&gt;&lt;ref-type name="Book"&gt;6&lt;/ref-type&gt;&lt;contributors&gt;&lt;authors&gt;&lt;author&gt;Burton, T.&lt;/author&gt;&lt;author&gt;Jenkins, N.&lt;/author&gt;&lt;author&gt;Sharpe, D.&lt;/author&gt;&lt;author&gt;Bossanyi, E.&lt;/author&gt;&lt;/authors&gt;&lt;/contributors&gt;&lt;titles&gt;&lt;title&gt;Wind Energy Handbook&lt;/title&gt;&lt;/titles&gt;&lt;dates&gt;&lt;year&gt;2011&lt;/year&gt;&lt;/dates&gt;&lt;publisher&gt;Wiley Online Library&lt;/publisher&gt;&lt;isbn&gt;0470699752&lt;/isbn&gt;&lt;urls&gt;&lt;/urls&gt;&lt;/record&gt;&lt;/Cite&gt;&lt;/EndNote&gt;</w:instrText>
      </w:r>
      <w:r w:rsidR="000A42DC">
        <w:rPr>
          <w:rFonts w:ascii="Times New Roman" w:hAnsi="Times New Roman"/>
          <w:sz w:val="24"/>
          <w:szCs w:val="24"/>
          <w:lang w:val="en-US"/>
        </w:rPr>
        <w:fldChar w:fldCharType="separate"/>
      </w:r>
      <w:r w:rsidR="000A42DC">
        <w:rPr>
          <w:rFonts w:ascii="Times New Roman" w:hAnsi="Times New Roman"/>
          <w:noProof/>
          <w:sz w:val="24"/>
          <w:szCs w:val="24"/>
          <w:lang w:val="en-US"/>
        </w:rPr>
        <w:t>[</w:t>
      </w:r>
      <w:hyperlink w:anchor="_ENREF_1" w:tooltip="Burton, 2011 #148" w:history="1">
        <w:r w:rsidR="000A42DC">
          <w:rPr>
            <w:rFonts w:ascii="Times New Roman" w:hAnsi="Times New Roman"/>
            <w:noProof/>
            <w:sz w:val="24"/>
            <w:szCs w:val="24"/>
            <w:lang w:val="en-US"/>
          </w:rPr>
          <w:t>1</w:t>
        </w:r>
      </w:hyperlink>
      <w:r w:rsidR="000A42DC">
        <w:rPr>
          <w:rFonts w:ascii="Times New Roman" w:hAnsi="Times New Roman"/>
          <w:noProof/>
          <w:sz w:val="24"/>
          <w:szCs w:val="24"/>
          <w:lang w:val="en-US"/>
        </w:rPr>
        <w:t>]</w:t>
      </w:r>
      <w:r w:rsidR="000A42DC">
        <w:rPr>
          <w:rFonts w:ascii="Times New Roman" w:hAnsi="Times New Roman"/>
          <w:sz w:val="24"/>
          <w:szCs w:val="24"/>
          <w:lang w:val="en-US"/>
        </w:rPr>
        <w:fldChar w:fldCharType="end"/>
      </w:r>
      <w:r w:rsidR="0090072E">
        <w:rPr>
          <w:rFonts w:ascii="Times New Roman" w:hAnsi="Times New Roman" w:hint="eastAsia"/>
          <w:sz w:val="24"/>
          <w:szCs w:val="24"/>
          <w:lang w:val="en-US"/>
        </w:rPr>
        <w:t xml:space="preserve">. </w:t>
      </w:r>
      <w:r w:rsidR="00CC3D47">
        <w:rPr>
          <w:rFonts w:ascii="Times New Roman" w:hAnsi="Times New Roman" w:hint="eastAsia"/>
          <w:sz w:val="24"/>
          <w:szCs w:val="24"/>
          <w:lang w:val="en-US"/>
        </w:rPr>
        <w:t xml:space="preserve"> </w:t>
      </w:r>
      <w:r w:rsidR="00CC3D47" w:rsidRPr="00CC3D47">
        <w:rPr>
          <w:rFonts w:ascii="Times New Roman" w:hAnsi="Times New Roman"/>
          <w:sz w:val="24"/>
          <w:szCs w:val="24"/>
          <w:lang w:val="en-US"/>
        </w:rPr>
        <w:t>Development has mainly taken place in North European countries, mostly around the North Sea and the Baltic Sea, where to date a few more than 20 projects have been implemented</w:t>
      </w:r>
      <w:r w:rsidR="000A42DC">
        <w:rPr>
          <w:rFonts w:ascii="Times New Roman" w:hAnsi="Times New Roman"/>
          <w:sz w:val="24"/>
          <w:szCs w:val="24"/>
          <w:lang w:val="en-US"/>
        </w:rPr>
        <w:fldChar w:fldCharType="begin"/>
      </w:r>
      <w:r w:rsidR="000A42DC">
        <w:rPr>
          <w:rFonts w:ascii="Times New Roman" w:hAnsi="Times New Roman"/>
          <w:sz w:val="24"/>
          <w:szCs w:val="24"/>
          <w:lang w:val="en-US"/>
        </w:rPr>
        <w:instrText xml:space="preserve"> ADDIN EN.CITE &lt;EndNote&gt;&lt;Cite&gt;&lt;Author&gt;Twidell&lt;/Author&gt;&lt;Year&gt;2010&lt;/Year&gt;&lt;RecNum&gt;95&lt;/RecNum&gt;&lt;DisplayText&gt;[2]&lt;/DisplayText&gt;&lt;record&gt;&lt;rec-number&gt;95&lt;/rec-number&gt;&lt;foreign-keys&gt;&lt;key app="EN" db-id="tsx5rd0xkw5tswesdpwv0f2zfxwrdw09zrwe"&gt;95&lt;/key&gt;&lt;/foreign-keys&gt;&lt;ref-type name="Journal Article"&gt;17&lt;/ref-type&gt;&lt;contributors&gt;&lt;authors&gt;&lt;author&gt;Twidell, J.&lt;/author&gt;&lt;author&gt;Gaudiosi, G.&lt;/author&gt;&lt;/authors&gt;&lt;/contributors&gt;&lt;titles&gt;&lt;title&gt;Offshore Wind Power&lt;/title&gt;&lt;secondary-title&gt;Wind Engineering&lt;/secondary-title&gt;&lt;/titles&gt;&lt;periodical&gt;&lt;full-title&gt;Wind Engineering&lt;/full-title&gt;&lt;/periodical&gt;&lt;pages&gt;123-124&lt;/pages&gt;&lt;volume&gt;34&lt;/volume&gt;&lt;number&gt;1&lt;/number&gt;&lt;dates&gt;&lt;year&gt;2010&lt;/year&gt;&lt;/dates&gt;&lt;isbn&gt;0309-524X&lt;/isbn&gt;&lt;urls&gt;&lt;/urls&gt;&lt;/record&gt;&lt;/Cite&gt;&lt;/EndNote&gt;</w:instrText>
      </w:r>
      <w:r w:rsidR="000A42DC">
        <w:rPr>
          <w:rFonts w:ascii="Times New Roman" w:hAnsi="Times New Roman"/>
          <w:sz w:val="24"/>
          <w:szCs w:val="24"/>
          <w:lang w:val="en-US"/>
        </w:rPr>
        <w:fldChar w:fldCharType="separate"/>
      </w:r>
      <w:r w:rsidR="000A42DC">
        <w:rPr>
          <w:rFonts w:ascii="Times New Roman" w:hAnsi="Times New Roman"/>
          <w:noProof/>
          <w:sz w:val="24"/>
          <w:szCs w:val="24"/>
          <w:lang w:val="en-US"/>
        </w:rPr>
        <w:t>[</w:t>
      </w:r>
      <w:hyperlink w:anchor="_ENREF_2" w:tooltip="Twidell, 2010 #95" w:history="1">
        <w:r w:rsidR="000A42DC">
          <w:rPr>
            <w:rFonts w:ascii="Times New Roman" w:hAnsi="Times New Roman"/>
            <w:noProof/>
            <w:sz w:val="24"/>
            <w:szCs w:val="24"/>
            <w:lang w:val="en-US"/>
          </w:rPr>
          <w:t>2</w:t>
        </w:r>
      </w:hyperlink>
      <w:r w:rsidR="000A42DC">
        <w:rPr>
          <w:rFonts w:ascii="Times New Roman" w:hAnsi="Times New Roman"/>
          <w:noProof/>
          <w:sz w:val="24"/>
          <w:szCs w:val="24"/>
          <w:lang w:val="en-US"/>
        </w:rPr>
        <w:t>]</w:t>
      </w:r>
      <w:r w:rsidR="000A42DC">
        <w:rPr>
          <w:rFonts w:ascii="Times New Roman" w:hAnsi="Times New Roman"/>
          <w:sz w:val="24"/>
          <w:szCs w:val="24"/>
          <w:lang w:val="en-US"/>
        </w:rPr>
        <w:fldChar w:fldCharType="end"/>
      </w:r>
      <w:r w:rsidR="00CC3D47">
        <w:rPr>
          <w:rFonts w:ascii="Times New Roman" w:hAnsi="Times New Roman" w:hint="eastAsia"/>
          <w:sz w:val="24"/>
          <w:szCs w:val="24"/>
          <w:lang w:val="en-US"/>
        </w:rPr>
        <w:t xml:space="preserve">. </w:t>
      </w:r>
      <w:r w:rsidR="00190E34">
        <w:rPr>
          <w:rFonts w:ascii="Times New Roman" w:hAnsi="Times New Roman" w:hint="eastAsia"/>
          <w:sz w:val="24"/>
          <w:szCs w:val="24"/>
          <w:lang w:val="en-US"/>
        </w:rPr>
        <w:t>In t</w:t>
      </w:r>
      <w:r>
        <w:rPr>
          <w:rFonts w:ascii="Times New Roman" w:hAnsi="Times New Roman" w:hint="eastAsia"/>
          <w:sz w:val="24"/>
          <w:szCs w:val="24"/>
          <w:lang w:val="en-US"/>
        </w:rPr>
        <w:t xml:space="preserve">he </w:t>
      </w:r>
      <w:r w:rsidR="0090072E">
        <w:rPr>
          <w:rFonts w:ascii="Times New Roman" w:hAnsi="Times New Roman" w:hint="eastAsia"/>
          <w:sz w:val="24"/>
          <w:szCs w:val="24"/>
          <w:lang w:val="en-US"/>
        </w:rPr>
        <w:t>design of offshore wind turbine</w:t>
      </w:r>
      <w:r w:rsidR="00190E34">
        <w:rPr>
          <w:rFonts w:ascii="Times New Roman" w:hAnsi="Times New Roman" w:hint="eastAsia"/>
          <w:sz w:val="24"/>
          <w:szCs w:val="24"/>
          <w:lang w:val="en-US"/>
        </w:rPr>
        <w:t xml:space="preserve">s, </w:t>
      </w:r>
      <w:r w:rsidR="0090072E">
        <w:rPr>
          <w:rFonts w:ascii="Times New Roman" w:hAnsi="Times New Roman" w:hint="eastAsia"/>
          <w:sz w:val="24"/>
          <w:szCs w:val="24"/>
          <w:lang w:val="en-US"/>
        </w:rPr>
        <w:t>a set of design conditions</w:t>
      </w:r>
      <w:r w:rsidR="00190E34">
        <w:rPr>
          <w:rFonts w:ascii="Times New Roman" w:hAnsi="Times New Roman" w:hint="eastAsia"/>
          <w:sz w:val="24"/>
          <w:szCs w:val="24"/>
          <w:lang w:val="en-US"/>
        </w:rPr>
        <w:t xml:space="preserve"> and load </w:t>
      </w:r>
      <w:r w:rsidR="00190E34">
        <w:rPr>
          <w:rFonts w:ascii="Times New Roman" w:hAnsi="Times New Roman" w:hint="eastAsia"/>
          <w:sz w:val="24"/>
          <w:szCs w:val="24"/>
          <w:lang w:val="en-US"/>
        </w:rPr>
        <w:lastRenderedPageBreak/>
        <w:t xml:space="preserve">cases with a relevant probability of </w:t>
      </w:r>
      <w:r w:rsidR="00190E34">
        <w:rPr>
          <w:rFonts w:ascii="Times New Roman" w:hAnsi="Times New Roman"/>
          <w:sz w:val="24"/>
          <w:szCs w:val="24"/>
          <w:lang w:val="en-US"/>
        </w:rPr>
        <w:t>occurrence</w:t>
      </w:r>
      <w:r w:rsidR="00190E34">
        <w:rPr>
          <w:rFonts w:ascii="Times New Roman" w:hAnsi="Times New Roman" w:hint="eastAsia"/>
          <w:sz w:val="24"/>
          <w:szCs w:val="24"/>
          <w:lang w:val="en-US"/>
        </w:rPr>
        <w:t xml:space="preserve"> shall be considered</w:t>
      </w:r>
      <w:r w:rsidR="00587E86" w:rsidRPr="005E6358">
        <w:rPr>
          <w:rFonts w:ascii="Times New Roman" w:hAnsi="Times New Roman" w:hint="eastAsia"/>
          <w:sz w:val="24"/>
          <w:szCs w:val="24"/>
          <w:lang w:val="en-US"/>
        </w:rPr>
        <w:t>.</w:t>
      </w:r>
      <w:r w:rsidR="00190E34">
        <w:rPr>
          <w:rFonts w:ascii="Times New Roman" w:hAnsi="Times New Roman" w:hint="eastAsia"/>
          <w:sz w:val="24"/>
          <w:szCs w:val="24"/>
          <w:lang w:val="en-US"/>
        </w:rPr>
        <w:t xml:space="preserve"> The load cases, which are used to verify the structural integrity of an offshore wind turbine, should </w:t>
      </w:r>
      <w:r w:rsidR="00293AC3">
        <w:rPr>
          <w:rFonts w:ascii="Times New Roman" w:hAnsi="Times New Roman" w:hint="eastAsia"/>
          <w:sz w:val="24"/>
          <w:szCs w:val="24"/>
          <w:lang w:val="en-US"/>
        </w:rPr>
        <w:t>include</w:t>
      </w:r>
      <w:r w:rsidR="00190E34">
        <w:rPr>
          <w:rFonts w:ascii="Times New Roman" w:hAnsi="Times New Roman" w:hint="eastAsia"/>
          <w:sz w:val="24"/>
          <w:szCs w:val="24"/>
          <w:lang w:val="en-US"/>
        </w:rPr>
        <w:t xml:space="preserve"> </w:t>
      </w:r>
      <w:del w:id="2" w:author="jiangzhiy" w:date="2011-12-03T10:38:00Z">
        <w:r w:rsidR="00190E34" w:rsidDel="001431FC">
          <w:rPr>
            <w:rFonts w:ascii="Times New Roman" w:hAnsi="Times New Roman" w:hint="eastAsia"/>
            <w:sz w:val="24"/>
            <w:szCs w:val="24"/>
            <w:lang w:val="en-US"/>
          </w:rPr>
          <w:delText>normal</w:delText>
        </w:r>
        <w:r w:rsidR="00293AC3" w:rsidDel="001431FC">
          <w:rPr>
            <w:rFonts w:ascii="Times New Roman" w:hAnsi="Times New Roman" w:hint="eastAsia"/>
            <w:sz w:val="24"/>
            <w:szCs w:val="24"/>
            <w:lang w:val="en-US"/>
          </w:rPr>
          <w:delText xml:space="preserve">, fault and transportation </w:delText>
        </w:r>
      </w:del>
      <w:ins w:id="3" w:author="jiangzhiy" w:date="2011-12-03T12:04:00Z">
        <w:r w:rsidR="001074B2">
          <w:rPr>
            <w:rFonts w:ascii="Times New Roman" w:hAnsi="Times New Roman" w:hint="eastAsia"/>
            <w:sz w:val="24"/>
            <w:szCs w:val="24"/>
            <w:lang w:val="en-US"/>
          </w:rPr>
          <w:t>both operational and non-operational design situations</w:t>
        </w:r>
      </w:ins>
      <w:ins w:id="4" w:author="jiangzhiy" w:date="2011-12-04T22:12:00Z">
        <w:r w:rsidR="00794E0F">
          <w:rPr>
            <w:rFonts w:ascii="Times New Roman" w:hAnsi="Times New Roman" w:hint="eastAsia"/>
            <w:sz w:val="24"/>
            <w:szCs w:val="24"/>
            <w:lang w:val="en-US"/>
          </w:rPr>
          <w:t xml:space="preserve"> </w:t>
        </w:r>
      </w:ins>
      <w:del w:id="5" w:author="jiangzhiy" w:date="2011-12-03T12:04:00Z">
        <w:r w:rsidR="00293AC3" w:rsidDel="001074B2">
          <w:rPr>
            <w:rFonts w:ascii="Times New Roman" w:hAnsi="Times New Roman" w:hint="eastAsia"/>
            <w:sz w:val="24"/>
            <w:szCs w:val="24"/>
            <w:lang w:val="en-US"/>
          </w:rPr>
          <w:delText xml:space="preserve">design situations </w:delText>
        </w:r>
      </w:del>
      <w:ins w:id="6" w:author="jiangzhiy" w:date="2011-12-03T10:38:00Z">
        <w:r w:rsidR="001431FC">
          <w:rPr>
            <w:rFonts w:ascii="Times New Roman" w:hAnsi="Times New Roman" w:hint="eastAsia"/>
            <w:sz w:val="24"/>
            <w:szCs w:val="24"/>
            <w:lang w:val="en-US"/>
          </w:rPr>
          <w:t>such as power produc</w:t>
        </w:r>
      </w:ins>
      <w:ins w:id="7" w:author="jiangzhiy" w:date="2011-12-03T10:39:00Z">
        <w:r w:rsidR="001431FC">
          <w:rPr>
            <w:rFonts w:ascii="Times New Roman" w:hAnsi="Times New Roman" w:hint="eastAsia"/>
            <w:sz w:val="24"/>
            <w:szCs w:val="24"/>
            <w:lang w:val="en-US"/>
          </w:rPr>
          <w:t>tion, parked and fault conditions, etc.</w:t>
        </w:r>
      </w:ins>
      <w:del w:id="8" w:author="jiangzhiy" w:date="2011-12-03T10:38:00Z">
        <w:r w:rsidR="00293AC3" w:rsidDel="001431FC">
          <w:rPr>
            <w:rFonts w:ascii="Times New Roman" w:hAnsi="Times New Roman" w:hint="eastAsia"/>
            <w:sz w:val="24"/>
            <w:szCs w:val="24"/>
            <w:lang w:val="en-US"/>
          </w:rPr>
          <w:delText>with various external conditions</w:delText>
        </w:r>
      </w:del>
      <w:r w:rsidR="000A42DC">
        <w:rPr>
          <w:rFonts w:ascii="Times New Roman" w:hAnsi="Times New Roman"/>
          <w:sz w:val="24"/>
          <w:szCs w:val="24"/>
          <w:lang w:val="en-US"/>
        </w:rPr>
        <w:fldChar w:fldCharType="begin"/>
      </w:r>
      <w:r w:rsidR="000A42DC">
        <w:rPr>
          <w:rFonts w:ascii="Times New Roman" w:hAnsi="Times New Roman"/>
          <w:sz w:val="24"/>
          <w:szCs w:val="24"/>
          <w:lang w:val="en-US"/>
        </w:rPr>
        <w:instrText xml:space="preserve"> ADDIN EN.CITE &lt;EndNote&gt;&lt;Cite&gt;&lt;Author&gt;Comission&lt;/Author&gt;&lt;Year&gt;2009&lt;/Year&gt;&lt;RecNum&gt;114&lt;/RecNum&gt;&lt;DisplayText&gt;[3, 4]&lt;/DisplayText&gt;&lt;record&gt;&lt;rec-number&gt;114&lt;/rec-number&gt;&lt;foreign-keys&gt;&lt;key app="EN" db-id="tsx5rd0xkw5tswesdpwv0f2zfxwrdw09zrwe"&gt;114&lt;/key&gt;&lt;/foreign-keys&gt;&lt;ref-type name="Report"&gt;27&lt;/ref-type&gt;&lt;contributors&gt;&lt;authors&gt;&lt;author&gt;International Electrotechnical Comission&lt;/author&gt;&lt;/authors&gt;&lt;/contributors&gt;&lt;titles&gt;&lt;title&gt;IEC 61400-3 Ed.3. Wind Turbines. Part3: Design Requirements for offshore wind turbines&lt;/title&gt;&lt;/titles&gt;&lt;dates&gt;&lt;year&gt;2009&lt;/year&gt;&lt;/dates&gt;&lt;pub-location&gt;Geneva&lt;/pub-location&gt;&lt;urls&gt;&lt;/urls&gt;&lt;/record&gt;&lt;/Cite&gt;&lt;Cite&gt;&lt;Author&gt;DNV&lt;/Author&gt;&lt;Year&gt;2010&lt;/Year&gt;&lt;RecNum&gt;112&lt;/RecNum&gt;&lt;record&gt;&lt;rec-number&gt;112&lt;/rec-number&gt;&lt;foreign-keys&gt;&lt;key app="EN" db-id="tsx5rd0xkw5tswesdpwv0f2zfxwrdw09zrwe"&gt;112&lt;/key&gt;&lt;/foreign-keys&gt;&lt;ref-type name="Standard"&gt;58&lt;/ref-type&gt;&lt;contributors&gt;&lt;authors&gt;&lt;author&gt;DNV&lt;/author&gt;&lt;/authors&gt;&lt;/contributors&gt;&lt;titles&gt;&lt;title&gt;DNV-OS-J101 Design of Offshore Wind Turbine Structures&lt;/title&gt;&lt;/titles&gt;&lt;dates&gt;&lt;year&gt;2010&lt;/year&gt;&lt;/dates&gt;&lt;urls&gt;&lt;/urls&gt;&lt;/record&gt;&lt;/Cite&gt;&lt;/EndNote&gt;</w:instrText>
      </w:r>
      <w:r w:rsidR="000A42DC">
        <w:rPr>
          <w:rFonts w:ascii="Times New Roman" w:hAnsi="Times New Roman"/>
          <w:sz w:val="24"/>
          <w:szCs w:val="24"/>
          <w:lang w:val="en-US"/>
        </w:rPr>
        <w:fldChar w:fldCharType="separate"/>
      </w:r>
      <w:r w:rsidR="000A42DC">
        <w:rPr>
          <w:rFonts w:ascii="Times New Roman" w:hAnsi="Times New Roman"/>
          <w:noProof/>
          <w:sz w:val="24"/>
          <w:szCs w:val="24"/>
          <w:lang w:val="en-US"/>
        </w:rPr>
        <w:t>[</w:t>
      </w:r>
      <w:hyperlink w:anchor="_ENREF_3" w:tooltip="Comission, 2009 #114" w:history="1">
        <w:r w:rsidR="000A42DC">
          <w:rPr>
            <w:rFonts w:ascii="Times New Roman" w:hAnsi="Times New Roman"/>
            <w:noProof/>
            <w:sz w:val="24"/>
            <w:szCs w:val="24"/>
            <w:lang w:val="en-US"/>
          </w:rPr>
          <w:t>3</w:t>
        </w:r>
      </w:hyperlink>
      <w:r w:rsidR="000A42DC">
        <w:rPr>
          <w:rFonts w:ascii="Times New Roman" w:hAnsi="Times New Roman"/>
          <w:noProof/>
          <w:sz w:val="24"/>
          <w:szCs w:val="24"/>
          <w:lang w:val="en-US"/>
        </w:rPr>
        <w:t xml:space="preserve">, </w:t>
      </w:r>
      <w:hyperlink w:anchor="_ENREF_4" w:tooltip="DNV, 2010 #112" w:history="1">
        <w:r w:rsidR="000A42DC">
          <w:rPr>
            <w:rFonts w:ascii="Times New Roman" w:hAnsi="Times New Roman"/>
            <w:noProof/>
            <w:sz w:val="24"/>
            <w:szCs w:val="24"/>
            <w:lang w:val="en-US"/>
          </w:rPr>
          <w:t>4</w:t>
        </w:r>
      </w:hyperlink>
      <w:r w:rsidR="000A42DC">
        <w:rPr>
          <w:rFonts w:ascii="Times New Roman" w:hAnsi="Times New Roman"/>
          <w:noProof/>
          <w:sz w:val="24"/>
          <w:szCs w:val="24"/>
          <w:lang w:val="en-US"/>
        </w:rPr>
        <w:t>]</w:t>
      </w:r>
      <w:r w:rsidR="000A42DC">
        <w:rPr>
          <w:rFonts w:ascii="Times New Roman" w:hAnsi="Times New Roman"/>
          <w:sz w:val="24"/>
          <w:szCs w:val="24"/>
          <w:lang w:val="en-US"/>
        </w:rPr>
        <w:fldChar w:fldCharType="end"/>
      </w:r>
      <w:r w:rsidR="00293AC3">
        <w:rPr>
          <w:rFonts w:ascii="Times New Roman" w:hAnsi="Times New Roman" w:hint="eastAsia"/>
          <w:sz w:val="24"/>
          <w:szCs w:val="24"/>
          <w:lang w:val="en-US"/>
        </w:rPr>
        <w:t>.</w:t>
      </w:r>
      <w:r w:rsidR="00190E34">
        <w:rPr>
          <w:rFonts w:ascii="Times New Roman" w:hAnsi="Times New Roman" w:hint="eastAsia"/>
          <w:sz w:val="24"/>
          <w:szCs w:val="24"/>
          <w:lang w:val="en-US"/>
        </w:rPr>
        <w:t xml:space="preserve"> </w:t>
      </w:r>
      <w:r w:rsidR="00F251E4">
        <w:rPr>
          <w:rFonts w:ascii="Times New Roman" w:hAnsi="Times New Roman" w:hint="eastAsia"/>
          <w:sz w:val="24"/>
          <w:szCs w:val="24"/>
          <w:lang w:val="en-US"/>
        </w:rPr>
        <w:t xml:space="preserve">Despite the </w:t>
      </w:r>
      <w:r w:rsidR="00CE34F7">
        <w:rPr>
          <w:rFonts w:ascii="Times New Roman" w:hAnsi="Times New Roman" w:hint="eastAsia"/>
          <w:sz w:val="24"/>
          <w:szCs w:val="24"/>
          <w:lang w:val="en-US"/>
        </w:rPr>
        <w:t>need</w:t>
      </w:r>
      <w:r w:rsidR="00F251E4">
        <w:rPr>
          <w:rFonts w:ascii="Times New Roman" w:hAnsi="Times New Roman" w:hint="eastAsia"/>
          <w:sz w:val="24"/>
          <w:szCs w:val="24"/>
          <w:lang w:val="en-US"/>
        </w:rPr>
        <w:t xml:space="preserve"> </w:t>
      </w:r>
      <w:r w:rsidR="00CE34F7">
        <w:rPr>
          <w:rFonts w:ascii="Times New Roman" w:hAnsi="Times New Roman" w:hint="eastAsia"/>
          <w:sz w:val="24"/>
          <w:szCs w:val="24"/>
          <w:lang w:val="en-US"/>
        </w:rPr>
        <w:t xml:space="preserve">for </w:t>
      </w:r>
      <w:r w:rsidR="00F251E4">
        <w:rPr>
          <w:rFonts w:ascii="Times New Roman" w:hAnsi="Times New Roman" w:hint="eastAsia"/>
          <w:sz w:val="24"/>
          <w:szCs w:val="24"/>
          <w:lang w:val="en-US"/>
        </w:rPr>
        <w:t>defining a possible fault case, the correlation between a likely environmental condition and a fault situation remain virtually unknown for a land-based turbine</w:t>
      </w:r>
      <w:ins w:id="9" w:author="jiangzhiy" w:date="2011-12-03T10:40:00Z">
        <w:r w:rsidR="001431FC">
          <w:rPr>
            <w:rFonts w:ascii="Times New Roman" w:hAnsi="Times New Roman" w:hint="eastAsia"/>
            <w:sz w:val="24"/>
            <w:szCs w:val="24"/>
            <w:lang w:val="en-US"/>
          </w:rPr>
          <w:t xml:space="preserve"> or</w:t>
        </w:r>
      </w:ins>
      <w:del w:id="10" w:author="jiangzhiy" w:date="2011-12-03T10:40:00Z">
        <w:r w:rsidR="00F251E4" w:rsidDel="001431FC">
          <w:rPr>
            <w:rFonts w:ascii="Times New Roman" w:hAnsi="Times New Roman" w:hint="eastAsia"/>
            <w:sz w:val="24"/>
            <w:szCs w:val="24"/>
            <w:lang w:val="en-US"/>
          </w:rPr>
          <w:delText>, let alone</w:delText>
        </w:r>
      </w:del>
      <w:r w:rsidR="00F251E4">
        <w:rPr>
          <w:rFonts w:ascii="Times New Roman" w:hAnsi="Times New Roman" w:hint="eastAsia"/>
          <w:sz w:val="24"/>
          <w:szCs w:val="24"/>
          <w:lang w:val="en-US"/>
        </w:rPr>
        <w:t xml:space="preserve"> an offshore one.</w:t>
      </w:r>
      <w:r w:rsidR="00CE34F7">
        <w:rPr>
          <w:rFonts w:ascii="Times New Roman" w:hAnsi="Times New Roman" w:hint="eastAsia"/>
          <w:sz w:val="24"/>
          <w:szCs w:val="24"/>
          <w:lang w:val="en-US"/>
        </w:rPr>
        <w:t xml:space="preserve"> Therefore</w:t>
      </w:r>
      <w:r w:rsidR="00FF367B">
        <w:rPr>
          <w:rFonts w:ascii="Times New Roman" w:hAnsi="Times New Roman" w:hint="eastAsia"/>
          <w:sz w:val="24"/>
          <w:szCs w:val="24"/>
          <w:lang w:val="en-US"/>
        </w:rPr>
        <w:t>, it is necessary to assume appropriate environmental conditions corresponding to the specified fault scenario in the design case analysis.</w:t>
      </w:r>
    </w:p>
    <w:p w:rsidR="009F7A96" w:rsidRDefault="009F7A96" w:rsidP="00CE34F7">
      <w:pPr>
        <w:autoSpaceDE w:val="0"/>
        <w:autoSpaceDN w:val="0"/>
        <w:adjustRightInd w:val="0"/>
        <w:spacing w:after="0" w:line="240" w:lineRule="auto"/>
        <w:jc w:val="both"/>
        <w:rPr>
          <w:rFonts w:ascii="Times New Roman" w:hAnsi="Times New Roman"/>
          <w:sz w:val="24"/>
          <w:szCs w:val="24"/>
          <w:lang w:val="en-US"/>
        </w:rPr>
      </w:pPr>
    </w:p>
    <w:p w:rsidR="00F723AA" w:rsidRDefault="00BE4A2A"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The occurrence of the faults and the severity of the end-effects are important for offshore wind turbines. The former can be quantified based on the statistics about the failures experienced by wind farms</w:t>
      </w:r>
      <w:r w:rsidR="000A42DC">
        <w:rPr>
          <w:rFonts w:ascii="Times New Roman" w:hAnsi="Times New Roman"/>
          <w:sz w:val="24"/>
          <w:szCs w:val="24"/>
          <w:lang w:val="en-US"/>
        </w:rPr>
        <w:fldChar w:fldCharType="begin"/>
      </w:r>
      <w:r w:rsidR="000A42DC">
        <w:rPr>
          <w:rFonts w:ascii="Times New Roman" w:hAnsi="Times New Roman"/>
          <w:sz w:val="24"/>
          <w:szCs w:val="24"/>
          <w:lang w:val="en-US"/>
        </w:rPr>
        <w:instrText xml:space="preserve"> ADDIN EN.CITE &lt;EndNote&gt;&lt;Cite&gt;&lt;Author&gt;Arabian-Hoseynabadi&lt;/Author&gt;&lt;Year&gt;2010&lt;/Year&gt;&lt;RecNum&gt;157&lt;/RecNum&gt;&lt;DisplayText&gt;[5, 6]&lt;/DisplayText&gt;&lt;record&gt;&lt;rec-number&gt;157&lt;/rec-number&gt;&lt;foreign-keys&gt;&lt;key app="EN" db-id="tsx5rd0xkw5tswesdpwv0f2zfxwrdw09zrwe"&gt;157&lt;/key&gt;&lt;/foreign-keys&gt;&lt;ref-type name="Journal Article"&gt;17&lt;/ref-type&gt;&lt;contributors&gt;&lt;authors&gt;&lt;author&gt;Arabian-Hoseynabadi, H.&lt;/author&gt;&lt;author&gt;Oraee, H.&lt;/author&gt;&lt;author&gt;Tavner, PJ&lt;/author&gt;&lt;/authors&gt;&lt;/contributors&gt;&lt;titles&gt;&lt;title&gt;Failure Modes and Effects Analysis (FMEA) for wind turbines&lt;/title&gt;&lt;secondary-title&gt;International Journal of Electrical Power &amp;amp; Energy Systems&lt;/secondary-title&gt;&lt;/titles&gt;&lt;periodical&gt;&lt;full-title&gt;International Journal of Electrical Power &amp;amp; Energy Systems&lt;/full-title&gt;&lt;/periodical&gt;&lt;pages&gt;817-824&lt;/pages&gt;&lt;volume&gt;32&lt;/volume&gt;&lt;number&gt;7&lt;/number&gt;&lt;dates&gt;&lt;year&gt;2010&lt;/year&gt;&lt;/dates&gt;&lt;isbn&gt;0142-0615&lt;/isbn&gt;&lt;urls&gt;&lt;/urls&gt;&lt;/record&gt;&lt;/Cite&gt;&lt;Cite ExcludeYear="1"&gt;&lt;Author&gt;Ribrant&lt;/Author&gt;&lt;RecNum&gt;99&lt;/RecNum&gt;&lt;record&gt;&lt;rec-number&gt;99&lt;/rec-number&gt;&lt;foreign-keys&gt;&lt;key app="EN" db-id="tsx5rd0xkw5tswesdpwv0f2zfxwrdw09zrwe"&gt;99&lt;/key&gt;&lt;/foreign-keys&gt;&lt;ref-type name="Thesis"&gt;32&lt;/ref-type&gt;&lt;contributors&gt;&lt;authors&gt;&lt;author&gt;Ribrant, J&lt;/author&gt;&lt;/authors&gt;&lt;/contributors&gt;&lt;titles&gt;&lt;title&gt;Reliability performance and maintenance-a survey of failures in wind power systems&lt;/title&gt;&lt;secondary-title&gt;Iwasaki T, Hara S. Generalized KYP lemma: unified frequency domain inequalities with design&lt;/secondary-title&gt;&lt;/titles&gt;&lt;periodical&gt;&lt;full-title&gt;Iwasaki T, Hara S. Generalized KYP lemma: unified frequency domain inequalities with design&lt;/full-title&gt;&lt;/periodical&gt;&lt;dates&gt;&lt;/dates&gt;&lt;urls&gt;&lt;/urls&gt;&lt;/record&gt;&lt;/Cite&gt;&lt;/EndNote&gt;</w:instrText>
      </w:r>
      <w:r w:rsidR="000A42DC">
        <w:rPr>
          <w:rFonts w:ascii="Times New Roman" w:hAnsi="Times New Roman"/>
          <w:sz w:val="24"/>
          <w:szCs w:val="24"/>
          <w:lang w:val="en-US"/>
        </w:rPr>
        <w:fldChar w:fldCharType="separate"/>
      </w:r>
      <w:r w:rsidR="000A42DC">
        <w:rPr>
          <w:rFonts w:ascii="Times New Roman" w:hAnsi="Times New Roman"/>
          <w:noProof/>
          <w:sz w:val="24"/>
          <w:szCs w:val="24"/>
          <w:lang w:val="en-US"/>
        </w:rPr>
        <w:t>[</w:t>
      </w:r>
      <w:hyperlink w:anchor="_ENREF_5" w:tooltip="Arabian-Hoseynabadi, 2010 #157" w:history="1">
        <w:r w:rsidR="000A42DC">
          <w:rPr>
            <w:rFonts w:ascii="Times New Roman" w:hAnsi="Times New Roman"/>
            <w:noProof/>
            <w:sz w:val="24"/>
            <w:szCs w:val="24"/>
            <w:lang w:val="en-US"/>
          </w:rPr>
          <w:t>5</w:t>
        </w:r>
      </w:hyperlink>
      <w:r w:rsidR="000A42DC">
        <w:rPr>
          <w:rFonts w:ascii="Times New Roman" w:hAnsi="Times New Roman"/>
          <w:noProof/>
          <w:sz w:val="24"/>
          <w:szCs w:val="24"/>
          <w:lang w:val="en-US"/>
        </w:rPr>
        <w:t xml:space="preserve">, </w:t>
      </w:r>
      <w:hyperlink w:anchor="_ENREF_6" w:tooltip="Ribrant,  #99" w:history="1">
        <w:r w:rsidR="000A42DC">
          <w:rPr>
            <w:rFonts w:ascii="Times New Roman" w:hAnsi="Times New Roman"/>
            <w:noProof/>
            <w:sz w:val="24"/>
            <w:szCs w:val="24"/>
            <w:lang w:val="en-US"/>
          </w:rPr>
          <w:t>6</w:t>
        </w:r>
      </w:hyperlink>
      <w:r w:rsidR="000A42DC">
        <w:rPr>
          <w:rFonts w:ascii="Times New Roman" w:hAnsi="Times New Roman"/>
          <w:noProof/>
          <w:sz w:val="24"/>
          <w:szCs w:val="24"/>
          <w:lang w:val="en-US"/>
        </w:rPr>
        <w:t>]</w:t>
      </w:r>
      <w:r w:rsidR="000A42DC">
        <w:rPr>
          <w:rFonts w:ascii="Times New Roman" w:hAnsi="Times New Roman"/>
          <w:sz w:val="24"/>
          <w:szCs w:val="24"/>
          <w:lang w:val="en-US"/>
        </w:rPr>
        <w:fldChar w:fldCharType="end"/>
      </w:r>
      <w:r>
        <w:rPr>
          <w:rFonts w:ascii="Times New Roman" w:hAnsi="Times New Roman" w:hint="eastAsia"/>
          <w:sz w:val="24"/>
          <w:szCs w:val="24"/>
          <w:lang w:val="en-US"/>
        </w:rPr>
        <w:t xml:space="preserve">. The </w:t>
      </w:r>
      <w:r w:rsidR="00B07AB4">
        <w:rPr>
          <w:rFonts w:ascii="Times New Roman" w:hAnsi="Times New Roman" w:hint="eastAsia"/>
          <w:sz w:val="24"/>
          <w:szCs w:val="24"/>
          <w:lang w:val="en-US"/>
        </w:rPr>
        <w:t>end-effects, namely</w:t>
      </w:r>
      <w:r>
        <w:rPr>
          <w:rFonts w:ascii="Times New Roman" w:hAnsi="Times New Roman" w:hint="eastAsia"/>
          <w:sz w:val="24"/>
          <w:szCs w:val="24"/>
          <w:lang w:val="en-US"/>
        </w:rPr>
        <w:t xml:space="preserve"> </w:t>
      </w:r>
      <w:r w:rsidR="00B07AB4">
        <w:rPr>
          <w:rFonts w:ascii="Times New Roman" w:hAnsi="Times New Roman" w:hint="eastAsia"/>
          <w:sz w:val="24"/>
          <w:szCs w:val="24"/>
          <w:lang w:val="en-US"/>
        </w:rPr>
        <w:t>the potential harm inflicted on the wind turbines, are the main topic of this paper</w:t>
      </w:r>
      <w:r w:rsidR="009F7A96">
        <w:rPr>
          <w:rFonts w:ascii="Times New Roman" w:hAnsi="Times New Roman" w:hint="eastAsia"/>
          <w:sz w:val="24"/>
          <w:szCs w:val="24"/>
          <w:lang w:val="en-US"/>
        </w:rPr>
        <w:t>.</w:t>
      </w:r>
      <w:r w:rsidR="006D3357">
        <w:rPr>
          <w:rFonts w:ascii="Times New Roman" w:hAnsi="Times New Roman" w:hint="eastAsia"/>
          <w:sz w:val="24"/>
          <w:szCs w:val="24"/>
          <w:lang w:val="en-US"/>
        </w:rPr>
        <w:t xml:space="preserve"> </w:t>
      </w:r>
      <w:r w:rsidR="00F0037F">
        <w:rPr>
          <w:rFonts w:ascii="Times New Roman" w:hAnsi="Times New Roman" w:hint="eastAsia"/>
          <w:sz w:val="24"/>
          <w:szCs w:val="24"/>
          <w:lang w:val="en-US"/>
        </w:rPr>
        <w:t>Based on the field data</w:t>
      </w:r>
      <w:r w:rsidR="004665AB">
        <w:rPr>
          <w:rFonts w:ascii="Times New Roman" w:hAnsi="Times New Roman" w:hint="eastAsia"/>
          <w:sz w:val="24"/>
          <w:szCs w:val="24"/>
          <w:lang w:val="en-US"/>
        </w:rPr>
        <w:t>base</w:t>
      </w:r>
      <w:r w:rsidR="00F0037F">
        <w:rPr>
          <w:rFonts w:ascii="Times New Roman" w:hAnsi="Times New Roman" w:hint="eastAsia"/>
          <w:sz w:val="24"/>
          <w:szCs w:val="24"/>
          <w:lang w:val="en-US"/>
        </w:rPr>
        <w:t xml:space="preserve"> of 450 </w:t>
      </w:r>
      <w:r w:rsidR="004665AB">
        <w:rPr>
          <w:rFonts w:ascii="Times New Roman" w:hAnsi="Times New Roman" w:hint="eastAsia"/>
          <w:sz w:val="24"/>
          <w:szCs w:val="24"/>
          <w:lang w:val="en-US"/>
        </w:rPr>
        <w:t xml:space="preserve">onshore </w:t>
      </w:r>
      <w:r w:rsidR="00F0037F">
        <w:rPr>
          <w:rFonts w:ascii="Times New Roman" w:hAnsi="Times New Roman" w:hint="eastAsia"/>
          <w:sz w:val="24"/>
          <w:szCs w:val="24"/>
          <w:lang w:val="en-US"/>
        </w:rPr>
        <w:t>wind farm</w:t>
      </w:r>
      <w:r w:rsidR="004665AB">
        <w:rPr>
          <w:rFonts w:ascii="Times New Roman" w:hAnsi="Times New Roman" w:hint="eastAsia"/>
          <w:sz w:val="24"/>
          <w:szCs w:val="24"/>
          <w:lang w:val="en-US"/>
        </w:rPr>
        <w:t xml:space="preserve">s, </w:t>
      </w:r>
      <w:r w:rsidR="00F0037F">
        <w:rPr>
          <w:rFonts w:ascii="Times New Roman" w:hAnsi="Times New Roman" w:hint="eastAsia"/>
          <w:sz w:val="24"/>
          <w:szCs w:val="24"/>
          <w:lang w:val="en-US"/>
        </w:rPr>
        <w:t xml:space="preserve"> </w:t>
      </w:r>
      <w:r w:rsidR="004665AB">
        <w:rPr>
          <w:rFonts w:ascii="Times New Roman" w:hAnsi="Times New Roman" w:hint="eastAsia"/>
          <w:sz w:val="24"/>
          <w:szCs w:val="24"/>
          <w:lang w:val="en-US"/>
        </w:rPr>
        <w:t>i</w:t>
      </w:r>
      <w:r w:rsidR="006D3357">
        <w:rPr>
          <w:rFonts w:ascii="Times New Roman" w:hAnsi="Times New Roman" w:hint="eastAsia"/>
          <w:sz w:val="24"/>
          <w:szCs w:val="24"/>
          <w:lang w:val="en-US"/>
        </w:rPr>
        <w:t xml:space="preserve">t </w:t>
      </w:r>
      <w:r w:rsidR="00364AA0">
        <w:rPr>
          <w:rFonts w:ascii="Times New Roman" w:hAnsi="Times New Roman" w:hint="eastAsia"/>
          <w:sz w:val="24"/>
          <w:szCs w:val="24"/>
          <w:lang w:val="en-US"/>
        </w:rPr>
        <w:t>was</w:t>
      </w:r>
      <w:r w:rsidR="006D3357">
        <w:rPr>
          <w:rFonts w:ascii="Times New Roman" w:hAnsi="Times New Roman" w:hint="eastAsia"/>
          <w:sz w:val="24"/>
          <w:szCs w:val="24"/>
          <w:lang w:val="en-US"/>
        </w:rPr>
        <w:t xml:space="preserve"> shown in</w:t>
      </w:r>
      <w:r w:rsidR="00E630BE" w:rsidRPr="00E630BE">
        <w:rPr>
          <w:rFonts w:ascii="Times New Roman" w:hAnsi="Times New Roman" w:hint="eastAsia"/>
          <w:sz w:val="24"/>
          <w:szCs w:val="24"/>
          <w:lang w:val="en-US"/>
        </w:rPr>
        <w:t xml:space="preserve"> </w:t>
      </w:r>
      <w:r w:rsidR="00E630BE">
        <w:rPr>
          <w:rFonts w:ascii="Times New Roman" w:hAnsi="Times New Roman" w:hint="eastAsia"/>
          <w:sz w:val="24"/>
          <w:szCs w:val="24"/>
          <w:lang w:val="en-US"/>
        </w:rPr>
        <w:t>the recent RELIAWIND project</w:t>
      </w:r>
      <w:r w:rsidR="006D3357">
        <w:rPr>
          <w:rFonts w:ascii="Times New Roman" w:hAnsi="Times New Roman" w:hint="eastAsia"/>
          <w:sz w:val="24"/>
          <w:szCs w:val="24"/>
          <w:lang w:val="en-US"/>
        </w:rPr>
        <w:t xml:space="preserve"> </w:t>
      </w:r>
      <w:r w:rsidR="000A42DC">
        <w:rPr>
          <w:rFonts w:ascii="Times New Roman" w:hAnsi="Times New Roman"/>
          <w:sz w:val="24"/>
          <w:szCs w:val="24"/>
          <w:lang w:val="en-US"/>
        </w:rPr>
        <w:fldChar w:fldCharType="begin"/>
      </w:r>
      <w:r w:rsidR="000A42DC">
        <w:rPr>
          <w:rFonts w:ascii="Times New Roman" w:hAnsi="Times New Roman"/>
          <w:sz w:val="24"/>
          <w:szCs w:val="24"/>
          <w:lang w:val="en-US"/>
        </w:rPr>
        <w:instrText xml:space="preserve"> ADDIN EN.CITE &lt;EndNote&gt;&lt;Cite&gt;&lt;Author&gt;Michael Wilkinson&lt;/Author&gt;&lt;Year&gt;2011&lt;/Year&gt;&lt;RecNum&gt;158&lt;/RecNum&gt;&lt;DisplayText&gt;[7, 8]&lt;/DisplayText&gt;&lt;record&gt;&lt;rec-number&gt;158&lt;/rec-number&gt;&lt;foreign-keys&gt;&lt;key app="EN" db-id="tsx5rd0xkw5tswesdpwv0f2zfxwrdw09zrwe"&gt;158&lt;/key&gt;&lt;/foreign-keys&gt;&lt;ref-type name="Report"&gt;27&lt;/ref-type&gt;&lt;contributors&gt;&lt;authors&gt;&lt;author&gt; Michael Wilkinson, Ben Hendriks&lt;/author&gt;&lt;/authors&gt;&lt;/contributors&gt;&lt;titles&gt;&lt;title&gt;Deliverable 1.3: Report on Wind Turbine Reliability Profiles&lt;/title&gt;&lt;/titles&gt;&lt;dates&gt;&lt;year&gt;2011&lt;/year&gt;&lt;/dates&gt;&lt;publisher&gt;GL Garrad Hassan&lt;/publisher&gt;&lt;urls&gt;&lt;/urls&gt;&lt;/record&gt;&lt;/Cite&gt;&lt;Cite&gt;&lt;Author&gt;Tavner&lt;/Author&gt;&lt;Year&gt;2011&lt;/Year&gt;&lt;RecNum&gt;156&lt;/RecNum&gt;&lt;record&gt;&lt;rec-number&gt;156&lt;/rec-number&gt;&lt;foreign-keys&gt;&lt;key app="EN" db-id="tsx5rd0xkw5tswesdpwv0f2zfxwrdw09zrwe"&gt;156&lt;/key&gt;&lt;/foreign-keys&gt;&lt;ref-type name="Report"&gt;27&lt;/ref-type&gt;&lt;contributors&gt;&lt;authors&gt;&lt;author&gt;Peter Tavner&lt;/author&gt;&lt;/authors&gt;&lt;/contributors&gt;&lt;titles&gt;&lt;title&gt;Recommendations from the ReliaWind Consortium  for the Standardisation for the Wind Industry of Wind Turbine Reliability Taxonomy, Terminology and Data Collection&lt;/title&gt;&lt;/titles&gt;&lt;dates&gt;&lt;year&gt;2011&lt;/year&gt;&lt;/dates&gt;&lt;publisher&gt;Durham University&lt;/publisher&gt;&lt;urls&gt;&lt;/urls&gt;&lt;/record&gt;&lt;/Cite&gt;&lt;/EndNote&gt;</w:instrText>
      </w:r>
      <w:r w:rsidR="000A42DC">
        <w:rPr>
          <w:rFonts w:ascii="Times New Roman" w:hAnsi="Times New Roman"/>
          <w:sz w:val="24"/>
          <w:szCs w:val="24"/>
          <w:lang w:val="en-US"/>
        </w:rPr>
        <w:fldChar w:fldCharType="separate"/>
      </w:r>
      <w:r w:rsidR="000A42DC">
        <w:rPr>
          <w:rFonts w:ascii="Times New Roman" w:hAnsi="Times New Roman"/>
          <w:noProof/>
          <w:sz w:val="24"/>
          <w:szCs w:val="24"/>
          <w:lang w:val="en-US"/>
        </w:rPr>
        <w:t>[</w:t>
      </w:r>
      <w:hyperlink w:anchor="_ENREF_7" w:tooltip="Michael Wilkinson, 2011 #158" w:history="1">
        <w:r w:rsidR="000A42DC">
          <w:rPr>
            <w:rFonts w:ascii="Times New Roman" w:hAnsi="Times New Roman"/>
            <w:noProof/>
            <w:sz w:val="24"/>
            <w:szCs w:val="24"/>
            <w:lang w:val="en-US"/>
          </w:rPr>
          <w:t>7</w:t>
        </w:r>
      </w:hyperlink>
      <w:r w:rsidR="000A42DC">
        <w:rPr>
          <w:rFonts w:ascii="Times New Roman" w:hAnsi="Times New Roman"/>
          <w:noProof/>
          <w:sz w:val="24"/>
          <w:szCs w:val="24"/>
          <w:lang w:val="en-US"/>
        </w:rPr>
        <w:t xml:space="preserve">, </w:t>
      </w:r>
      <w:hyperlink w:anchor="_ENREF_8" w:tooltip="Tavner, 2011 #156" w:history="1">
        <w:r w:rsidR="000A42DC">
          <w:rPr>
            <w:rFonts w:ascii="Times New Roman" w:hAnsi="Times New Roman"/>
            <w:noProof/>
            <w:sz w:val="24"/>
            <w:szCs w:val="24"/>
            <w:lang w:val="en-US"/>
          </w:rPr>
          <w:t>8</w:t>
        </w:r>
      </w:hyperlink>
      <w:r w:rsidR="000A42DC">
        <w:rPr>
          <w:rFonts w:ascii="Times New Roman" w:hAnsi="Times New Roman"/>
          <w:noProof/>
          <w:sz w:val="24"/>
          <w:szCs w:val="24"/>
          <w:lang w:val="en-US"/>
        </w:rPr>
        <w:t>]</w:t>
      </w:r>
      <w:r w:rsidR="000A42DC">
        <w:rPr>
          <w:rFonts w:ascii="Times New Roman" w:hAnsi="Times New Roman"/>
          <w:sz w:val="24"/>
          <w:szCs w:val="24"/>
          <w:lang w:val="en-US"/>
        </w:rPr>
        <w:fldChar w:fldCharType="end"/>
      </w:r>
      <w:r w:rsidR="006D3357">
        <w:rPr>
          <w:rFonts w:ascii="Times New Roman" w:hAnsi="Times New Roman" w:hint="eastAsia"/>
          <w:sz w:val="24"/>
          <w:szCs w:val="24"/>
          <w:lang w:val="en-US"/>
        </w:rPr>
        <w:t xml:space="preserve"> that the pitch system</w:t>
      </w:r>
      <w:r w:rsidR="00F0037F">
        <w:rPr>
          <w:rFonts w:ascii="Times New Roman" w:hAnsi="Times New Roman" w:hint="eastAsia"/>
          <w:sz w:val="24"/>
          <w:szCs w:val="24"/>
          <w:lang w:val="en-US"/>
        </w:rPr>
        <w:t xml:space="preserve"> </w:t>
      </w:r>
      <w:r w:rsidR="00DB3249">
        <w:rPr>
          <w:rFonts w:ascii="Times New Roman" w:hAnsi="Times New Roman" w:hint="eastAsia"/>
          <w:sz w:val="24"/>
          <w:szCs w:val="24"/>
          <w:lang w:val="en-US"/>
        </w:rPr>
        <w:t xml:space="preserve">failure </w:t>
      </w:r>
      <w:r w:rsidR="004665AB">
        <w:rPr>
          <w:rFonts w:ascii="Times New Roman" w:hAnsi="Times New Roman" w:hint="eastAsia"/>
          <w:sz w:val="24"/>
          <w:szCs w:val="24"/>
          <w:lang w:val="en-US"/>
        </w:rPr>
        <w:t>contribute 21.</w:t>
      </w:r>
      <w:r w:rsidR="004C4D38">
        <w:rPr>
          <w:rFonts w:ascii="Times New Roman" w:hAnsi="Times New Roman"/>
          <w:sz w:val="24"/>
          <w:szCs w:val="24"/>
          <w:lang w:val="en-US"/>
        </w:rPr>
        <w:t>3</w:t>
      </w:r>
      <w:r w:rsidR="004665AB">
        <w:rPr>
          <w:rFonts w:ascii="Times New Roman" w:hAnsi="Times New Roman" w:hint="eastAsia"/>
          <w:sz w:val="24"/>
          <w:szCs w:val="24"/>
          <w:lang w:val="en-US"/>
        </w:rPr>
        <w:t>%</w:t>
      </w:r>
      <w:r w:rsidR="00DB3249">
        <w:rPr>
          <w:rFonts w:ascii="Times New Roman" w:hAnsi="Times New Roman" w:hint="eastAsia"/>
          <w:sz w:val="24"/>
          <w:szCs w:val="24"/>
          <w:lang w:val="en-US"/>
        </w:rPr>
        <w:t xml:space="preserve"> to the total failure rate</w:t>
      </w:r>
      <w:r w:rsidR="00676CBC">
        <w:rPr>
          <w:rFonts w:ascii="Times New Roman" w:hAnsi="Times New Roman" w:hint="eastAsia"/>
          <w:sz w:val="24"/>
          <w:szCs w:val="24"/>
          <w:lang w:val="en-US"/>
        </w:rPr>
        <w:t>.</w:t>
      </w:r>
      <w:r w:rsidR="00DB2084">
        <w:rPr>
          <w:rFonts w:ascii="Times New Roman" w:hAnsi="Times New Roman" w:hint="eastAsia"/>
          <w:sz w:val="24"/>
          <w:szCs w:val="24"/>
          <w:lang w:val="en-US"/>
        </w:rPr>
        <w:t xml:space="preserve"> Among the various forms of pitch actuator faults, valve blockage is safety critical and leads to an inoperable pitch actuator and a </w:t>
      </w:r>
      <w:r w:rsidR="00FB42B9">
        <w:rPr>
          <w:rFonts w:ascii="Times New Roman" w:hAnsi="Times New Roman" w:hint="eastAsia"/>
          <w:sz w:val="24"/>
          <w:szCs w:val="24"/>
          <w:lang w:val="en-US"/>
        </w:rPr>
        <w:t>fixed</w:t>
      </w:r>
      <w:r w:rsidR="00DB2084">
        <w:rPr>
          <w:rFonts w:ascii="Times New Roman" w:hAnsi="Times New Roman" w:hint="eastAsia"/>
          <w:sz w:val="24"/>
          <w:szCs w:val="24"/>
          <w:lang w:val="en-US"/>
        </w:rPr>
        <w:t xml:space="preserve"> blade</w:t>
      </w:r>
      <w:r w:rsidR="000A42DC">
        <w:rPr>
          <w:rFonts w:ascii="Times New Roman" w:hAnsi="Times New Roman"/>
          <w:sz w:val="24"/>
          <w:szCs w:val="24"/>
          <w:lang w:val="en-US"/>
        </w:rPr>
        <w:fldChar w:fldCharType="begin"/>
      </w:r>
      <w:r w:rsidR="000A42DC">
        <w:rPr>
          <w:rFonts w:ascii="Times New Roman" w:hAnsi="Times New Roman"/>
          <w:sz w:val="24"/>
          <w:szCs w:val="24"/>
          <w:lang w:val="en-US"/>
        </w:rPr>
        <w:instrText xml:space="preserve"> ADDIN EN.CITE &lt;EndNote&gt;&lt;Cite&gt;&lt;Author&gt;Thomas Esbensen&lt;/Author&gt;&lt;Year&gt;2009&lt;/Year&gt;&lt;RecNum&gt;166&lt;/RecNum&gt;&lt;DisplayText&gt;[9]&lt;/DisplayText&gt;&lt;record&gt;&lt;rec-number&gt;166&lt;/rec-number&gt;&lt;foreign-keys&gt;&lt;key app="EN" db-id="tsx5rd0xkw5tswesdpwv0f2zfxwrdw09zrwe"&gt;166&lt;/key&gt;&lt;/foreign-keys&gt;&lt;ref-type name="Thesis"&gt;32&lt;/ref-type&gt;&lt;contributors&gt;&lt;authors&gt;&lt;author&gt;Thomas Esbensen, Christoffer Sloth&lt;/author&gt;&lt;/authors&gt;&lt;/contributors&gt;&lt;titles&gt;&lt;title&gt;Fault Diagnosis and Fault-Tolerant Control of Wind Turbines&lt;/title&gt;&lt;secondary-title&gt;Department of Electronic Systems&lt;/secondary-title&gt;&lt;/titles&gt;&lt;volume&gt;Master&lt;/volume&gt;&lt;dates&gt;&lt;year&gt;2009&lt;/year&gt;&lt;/dates&gt;&lt;publisher&gt;Aalborg University&lt;/publisher&gt;&lt;urls&gt;&lt;/urls&gt;&lt;/record&gt;&lt;/Cite&gt;&lt;/EndNote&gt;</w:instrText>
      </w:r>
      <w:r w:rsidR="000A42DC">
        <w:rPr>
          <w:rFonts w:ascii="Times New Roman" w:hAnsi="Times New Roman"/>
          <w:sz w:val="24"/>
          <w:szCs w:val="24"/>
          <w:lang w:val="en-US"/>
        </w:rPr>
        <w:fldChar w:fldCharType="separate"/>
      </w:r>
      <w:r w:rsidR="000A42DC">
        <w:rPr>
          <w:rFonts w:ascii="Times New Roman" w:hAnsi="Times New Roman"/>
          <w:noProof/>
          <w:sz w:val="24"/>
          <w:szCs w:val="24"/>
          <w:lang w:val="en-US"/>
        </w:rPr>
        <w:t>[</w:t>
      </w:r>
      <w:hyperlink w:anchor="_ENREF_9" w:tooltip="Thomas Esbensen, 2009 #166" w:history="1">
        <w:r w:rsidR="000A42DC">
          <w:rPr>
            <w:rFonts w:ascii="Times New Roman" w:hAnsi="Times New Roman"/>
            <w:noProof/>
            <w:sz w:val="24"/>
            <w:szCs w:val="24"/>
            <w:lang w:val="en-US"/>
          </w:rPr>
          <w:t>9</w:t>
        </w:r>
      </w:hyperlink>
      <w:r w:rsidR="000A42DC">
        <w:rPr>
          <w:rFonts w:ascii="Times New Roman" w:hAnsi="Times New Roman"/>
          <w:noProof/>
          <w:sz w:val="24"/>
          <w:szCs w:val="24"/>
          <w:lang w:val="en-US"/>
        </w:rPr>
        <w:t>]</w:t>
      </w:r>
      <w:r w:rsidR="000A42DC">
        <w:rPr>
          <w:rFonts w:ascii="Times New Roman" w:hAnsi="Times New Roman"/>
          <w:sz w:val="24"/>
          <w:szCs w:val="24"/>
          <w:lang w:val="en-US"/>
        </w:rPr>
        <w:fldChar w:fldCharType="end"/>
      </w:r>
      <w:r>
        <w:rPr>
          <w:rFonts w:ascii="Times New Roman" w:hAnsi="Times New Roman" w:hint="eastAsia"/>
          <w:sz w:val="24"/>
          <w:szCs w:val="24"/>
          <w:lang w:val="en-US"/>
        </w:rPr>
        <w:t>.</w:t>
      </w:r>
      <w:r w:rsidR="00DB2084">
        <w:rPr>
          <w:rFonts w:ascii="Times New Roman" w:hAnsi="Times New Roman" w:hint="eastAsia"/>
          <w:sz w:val="24"/>
          <w:szCs w:val="24"/>
          <w:lang w:val="en-US"/>
        </w:rPr>
        <w:t xml:space="preserve"> </w:t>
      </w:r>
      <w:r w:rsidR="00364AA0">
        <w:rPr>
          <w:rFonts w:ascii="Times New Roman" w:hAnsi="Times New Roman" w:hint="eastAsia"/>
          <w:sz w:val="24"/>
          <w:szCs w:val="24"/>
          <w:lang w:val="en-US"/>
        </w:rPr>
        <w:t xml:space="preserve">Upon the </w:t>
      </w:r>
      <w:r w:rsidR="00FB42B9">
        <w:rPr>
          <w:rFonts w:ascii="Times New Roman" w:hAnsi="Times New Roman" w:hint="eastAsia"/>
          <w:sz w:val="24"/>
          <w:szCs w:val="24"/>
          <w:lang w:val="en-US"/>
        </w:rPr>
        <w:t>presence</w:t>
      </w:r>
      <w:r w:rsidR="00364AA0">
        <w:rPr>
          <w:rFonts w:ascii="Times New Roman" w:hAnsi="Times New Roman" w:hint="eastAsia"/>
          <w:sz w:val="24"/>
          <w:szCs w:val="24"/>
          <w:lang w:val="en-US"/>
        </w:rPr>
        <w:t xml:space="preserve"> of </w:t>
      </w:r>
      <w:r w:rsidR="00FB42B9">
        <w:rPr>
          <w:rFonts w:ascii="Times New Roman" w:hAnsi="Times New Roman" w:hint="eastAsia"/>
          <w:sz w:val="24"/>
          <w:szCs w:val="24"/>
          <w:lang w:val="en-US"/>
        </w:rPr>
        <w:t xml:space="preserve">such severe </w:t>
      </w:r>
      <w:r w:rsidR="00364AA0">
        <w:rPr>
          <w:rFonts w:ascii="Times New Roman" w:hAnsi="Times New Roman" w:hint="eastAsia"/>
          <w:sz w:val="24"/>
          <w:szCs w:val="24"/>
          <w:lang w:val="en-US"/>
        </w:rPr>
        <w:t>fa</w:t>
      </w:r>
      <w:r w:rsidR="005D77CA">
        <w:rPr>
          <w:rFonts w:ascii="Times New Roman" w:hAnsi="Times New Roman" w:hint="eastAsia"/>
          <w:sz w:val="24"/>
          <w:szCs w:val="24"/>
          <w:lang w:val="en-US"/>
        </w:rPr>
        <w:t>ult</w:t>
      </w:r>
      <w:r w:rsidR="00364AA0">
        <w:rPr>
          <w:rFonts w:ascii="Times New Roman" w:hAnsi="Times New Roman" w:hint="eastAsia"/>
          <w:sz w:val="24"/>
          <w:szCs w:val="24"/>
          <w:lang w:val="en-US"/>
        </w:rPr>
        <w:t>, the protection system</w:t>
      </w:r>
      <w:r w:rsidR="00F723AA">
        <w:rPr>
          <w:rFonts w:ascii="Times New Roman" w:hAnsi="Times New Roman" w:hint="eastAsia"/>
          <w:sz w:val="24"/>
          <w:szCs w:val="24"/>
          <w:lang w:val="en-US"/>
        </w:rPr>
        <w:t xml:space="preserve">, designed by a fail-safe </w:t>
      </w:r>
      <w:r w:rsidR="00F723AA">
        <w:rPr>
          <w:rFonts w:ascii="Times New Roman" w:hAnsi="Times New Roman"/>
          <w:sz w:val="24"/>
          <w:szCs w:val="24"/>
          <w:lang w:val="en-US"/>
        </w:rPr>
        <w:t>philosophy</w:t>
      </w:r>
      <w:r w:rsidR="00F723AA">
        <w:rPr>
          <w:rFonts w:ascii="Times New Roman" w:hAnsi="Times New Roman" w:hint="eastAsia"/>
          <w:sz w:val="24"/>
          <w:szCs w:val="24"/>
          <w:lang w:val="en-US"/>
        </w:rPr>
        <w:t xml:space="preserve">, </w:t>
      </w:r>
      <w:r w:rsidR="00064BB5">
        <w:rPr>
          <w:rFonts w:ascii="Times New Roman" w:hAnsi="Times New Roman" w:hint="eastAsia"/>
          <w:sz w:val="24"/>
          <w:szCs w:val="24"/>
          <w:lang w:val="en-US"/>
        </w:rPr>
        <w:t xml:space="preserve">is activated to ensure </w:t>
      </w:r>
      <w:r w:rsidR="00F723AA">
        <w:rPr>
          <w:rFonts w:ascii="Times New Roman" w:hAnsi="Times New Roman" w:hint="eastAsia"/>
          <w:sz w:val="24"/>
          <w:szCs w:val="24"/>
          <w:lang w:val="en-US"/>
        </w:rPr>
        <w:t>immediate shutdown</w:t>
      </w:r>
      <w:r w:rsidR="000A42DC">
        <w:rPr>
          <w:rFonts w:ascii="Times New Roman" w:hAnsi="Times New Roman"/>
          <w:sz w:val="24"/>
          <w:szCs w:val="24"/>
          <w:lang w:val="en-US"/>
        </w:rPr>
        <w:fldChar w:fldCharType="begin"/>
      </w:r>
      <w:r w:rsidR="000A42DC">
        <w:rPr>
          <w:rFonts w:ascii="Times New Roman" w:hAnsi="Times New Roman"/>
          <w:sz w:val="24"/>
          <w:szCs w:val="24"/>
          <w:lang w:val="en-US"/>
        </w:rPr>
        <w:instrText xml:space="preserve"> ADDIN EN.CITE &lt;EndNote&gt;&lt;Cite&gt;&lt;Author&gt;DNV/Risø&lt;/Author&gt;&lt;Year&gt;2002&lt;/Year&gt;&lt;RecNum&gt;160&lt;/RecNum&gt;&lt;DisplayText&gt;[10]&lt;/DisplayText&gt;&lt;record&gt;&lt;rec-number&gt;160&lt;/rec-number&gt;&lt;foreign-keys&gt;&lt;key app="EN" db-id="tsx5rd0xkw5tswesdpwv0f2zfxwrdw09zrwe"&gt;160&lt;/key&gt;&lt;/foreign-keys&gt;&lt;ref-type name="Standard"&gt;58&lt;/ref-type&gt;&lt;contributors&gt;&lt;authors&gt;&lt;author&gt;DNV/Risø&lt;/author&gt;&lt;/authors&gt;&lt;/contributors&gt;&lt;titles&gt;&lt;title&gt;Guidelines for Design of Wind Turbines&lt;/title&gt;&lt;/titles&gt;&lt;dates&gt;&lt;year&gt;2002&lt;/year&gt;&lt;/dates&gt;&lt;urls&gt;&lt;/urls&gt;&lt;/record&gt;&lt;/Cite&gt;&lt;/EndNote&gt;</w:instrText>
      </w:r>
      <w:r w:rsidR="000A42DC">
        <w:rPr>
          <w:rFonts w:ascii="Times New Roman" w:hAnsi="Times New Roman"/>
          <w:sz w:val="24"/>
          <w:szCs w:val="24"/>
          <w:lang w:val="en-US"/>
        </w:rPr>
        <w:fldChar w:fldCharType="separate"/>
      </w:r>
      <w:r w:rsidR="000A42DC">
        <w:rPr>
          <w:rFonts w:ascii="Times New Roman" w:hAnsi="Times New Roman"/>
          <w:noProof/>
          <w:sz w:val="24"/>
          <w:szCs w:val="24"/>
          <w:lang w:val="en-US"/>
        </w:rPr>
        <w:t>[</w:t>
      </w:r>
      <w:hyperlink w:anchor="_ENREF_10" w:tooltip="DNV/Risø, 2002 #160" w:history="1">
        <w:r w:rsidR="000A42DC">
          <w:rPr>
            <w:rFonts w:ascii="Times New Roman" w:hAnsi="Times New Roman"/>
            <w:noProof/>
            <w:sz w:val="24"/>
            <w:szCs w:val="24"/>
            <w:lang w:val="en-US"/>
          </w:rPr>
          <w:t>10</w:t>
        </w:r>
      </w:hyperlink>
      <w:r w:rsidR="000A42DC">
        <w:rPr>
          <w:rFonts w:ascii="Times New Roman" w:hAnsi="Times New Roman"/>
          <w:noProof/>
          <w:sz w:val="24"/>
          <w:szCs w:val="24"/>
          <w:lang w:val="en-US"/>
        </w:rPr>
        <w:t>]</w:t>
      </w:r>
      <w:r w:rsidR="000A42DC">
        <w:rPr>
          <w:rFonts w:ascii="Times New Roman" w:hAnsi="Times New Roman"/>
          <w:sz w:val="24"/>
          <w:szCs w:val="24"/>
          <w:lang w:val="en-US"/>
        </w:rPr>
        <w:fldChar w:fldCharType="end"/>
      </w:r>
      <w:r w:rsidR="00F723AA">
        <w:rPr>
          <w:rFonts w:ascii="Times New Roman" w:hAnsi="Times New Roman" w:hint="eastAsia"/>
          <w:sz w:val="24"/>
          <w:szCs w:val="24"/>
          <w:lang w:val="en-US"/>
        </w:rPr>
        <w:t xml:space="preserve">. </w:t>
      </w:r>
      <w:r w:rsidR="00FB42B9">
        <w:rPr>
          <w:rFonts w:ascii="Times New Roman" w:hAnsi="Times New Roman" w:hint="eastAsia"/>
          <w:sz w:val="24"/>
          <w:szCs w:val="24"/>
          <w:lang w:val="en-US"/>
        </w:rPr>
        <w:t>T</w:t>
      </w:r>
      <w:r w:rsidR="00064BB5">
        <w:rPr>
          <w:rFonts w:ascii="Times New Roman" w:hAnsi="Times New Roman" w:hint="eastAsia"/>
          <w:sz w:val="24"/>
          <w:szCs w:val="24"/>
          <w:lang w:val="en-US"/>
        </w:rPr>
        <w:t xml:space="preserve">he rotor is brought to </w:t>
      </w:r>
      <w:r w:rsidR="00383B88">
        <w:rPr>
          <w:rFonts w:ascii="Times New Roman" w:hAnsi="Times New Roman" w:hint="eastAsia"/>
          <w:sz w:val="24"/>
          <w:szCs w:val="24"/>
          <w:lang w:val="en-US"/>
        </w:rPr>
        <w:t>a standing still or idling state</w:t>
      </w:r>
      <w:r w:rsidR="00FB42B9">
        <w:rPr>
          <w:rFonts w:ascii="Times New Roman" w:hAnsi="Times New Roman" w:hint="eastAsia"/>
          <w:sz w:val="24"/>
          <w:szCs w:val="24"/>
          <w:lang w:val="en-US"/>
        </w:rPr>
        <w:t xml:space="preserve"> by brakes</w:t>
      </w:r>
      <w:r w:rsidR="00383B88">
        <w:rPr>
          <w:rFonts w:ascii="Times New Roman" w:hAnsi="Times New Roman" w:hint="eastAsia"/>
          <w:sz w:val="24"/>
          <w:szCs w:val="24"/>
          <w:lang w:val="en-US"/>
        </w:rPr>
        <w:t>.</w:t>
      </w:r>
      <w:r w:rsidR="00FB42B9">
        <w:rPr>
          <w:rFonts w:ascii="Times New Roman" w:hAnsi="Times New Roman" w:hint="eastAsia"/>
          <w:sz w:val="24"/>
          <w:szCs w:val="24"/>
          <w:lang w:val="en-US"/>
        </w:rPr>
        <w:t xml:space="preserve"> </w:t>
      </w:r>
      <w:r w:rsidR="003367C4">
        <w:rPr>
          <w:rFonts w:ascii="Times New Roman" w:hAnsi="Times New Roman" w:hint="eastAsia"/>
          <w:sz w:val="24"/>
          <w:szCs w:val="24"/>
          <w:lang w:val="en-US"/>
        </w:rPr>
        <w:t xml:space="preserve">For an </w:t>
      </w:r>
      <w:r w:rsidR="00FB42B9">
        <w:rPr>
          <w:rFonts w:ascii="Times New Roman" w:hAnsi="Times New Roman" w:hint="eastAsia"/>
          <w:sz w:val="24"/>
          <w:szCs w:val="24"/>
          <w:lang w:val="en-US"/>
        </w:rPr>
        <w:t>offshore floating wind turbine</w:t>
      </w:r>
      <w:r w:rsidR="00C7034F">
        <w:rPr>
          <w:rFonts w:ascii="Times New Roman" w:hAnsi="Times New Roman"/>
          <w:sz w:val="24"/>
          <w:szCs w:val="24"/>
          <w:lang w:val="en-US"/>
        </w:rPr>
        <w:t xml:space="preserve"> (FWT)</w:t>
      </w:r>
      <w:r w:rsidR="003367C4">
        <w:rPr>
          <w:rFonts w:ascii="Times New Roman" w:hAnsi="Times New Roman" w:hint="eastAsia"/>
          <w:sz w:val="24"/>
          <w:szCs w:val="24"/>
          <w:lang w:val="en-US"/>
        </w:rPr>
        <w:t xml:space="preserve"> with the fault mentioned, </w:t>
      </w:r>
      <w:r w:rsidR="000D4B7D">
        <w:rPr>
          <w:rFonts w:ascii="Times New Roman" w:hAnsi="Times New Roman" w:hint="eastAsia"/>
          <w:sz w:val="24"/>
          <w:szCs w:val="24"/>
          <w:lang w:val="en-US"/>
        </w:rPr>
        <w:t xml:space="preserve">the outcome is largely decided by the wave and </w:t>
      </w:r>
      <w:r w:rsidR="002D61F4">
        <w:rPr>
          <w:rFonts w:ascii="Times New Roman" w:hAnsi="Times New Roman" w:hint="eastAsia"/>
          <w:sz w:val="24"/>
          <w:szCs w:val="24"/>
          <w:lang w:val="en-US"/>
        </w:rPr>
        <w:t xml:space="preserve">the </w:t>
      </w:r>
      <w:r w:rsidR="000D4B7D">
        <w:rPr>
          <w:rFonts w:ascii="Times New Roman" w:hAnsi="Times New Roman" w:hint="eastAsia"/>
          <w:sz w:val="24"/>
          <w:szCs w:val="24"/>
          <w:lang w:val="en-US"/>
        </w:rPr>
        <w:t>wind that it is subjected to</w:t>
      </w:r>
      <w:r w:rsidR="002D61F4">
        <w:rPr>
          <w:rFonts w:ascii="Times New Roman" w:hAnsi="Times New Roman" w:hint="eastAsia"/>
          <w:sz w:val="24"/>
          <w:szCs w:val="24"/>
          <w:lang w:val="en-US"/>
        </w:rPr>
        <w:t xml:space="preserve"> for a certain period of time</w:t>
      </w:r>
      <w:r w:rsidR="003367C4">
        <w:rPr>
          <w:rFonts w:ascii="Times New Roman" w:hAnsi="Times New Roman" w:hint="eastAsia"/>
          <w:sz w:val="24"/>
          <w:szCs w:val="24"/>
          <w:lang w:val="en-US"/>
        </w:rPr>
        <w:t>.</w:t>
      </w:r>
      <w:r w:rsidR="00604C77">
        <w:rPr>
          <w:rFonts w:ascii="Times New Roman" w:hAnsi="Times New Roman" w:hint="eastAsia"/>
          <w:sz w:val="24"/>
          <w:szCs w:val="24"/>
          <w:lang w:val="en-US"/>
        </w:rPr>
        <w:t xml:space="preserve"> </w:t>
      </w:r>
    </w:p>
    <w:p w:rsidR="00FB42B9" w:rsidRDefault="00FB42B9" w:rsidP="00CE34F7">
      <w:pPr>
        <w:autoSpaceDE w:val="0"/>
        <w:autoSpaceDN w:val="0"/>
        <w:adjustRightInd w:val="0"/>
        <w:spacing w:after="0" w:line="240" w:lineRule="auto"/>
        <w:jc w:val="both"/>
        <w:rPr>
          <w:rFonts w:ascii="Times New Roman" w:hAnsi="Times New Roman"/>
          <w:sz w:val="24"/>
          <w:szCs w:val="24"/>
          <w:lang w:val="en-US"/>
        </w:rPr>
      </w:pPr>
    </w:p>
    <w:p w:rsidR="00F723AA" w:rsidRDefault="00481022"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 xml:space="preserve">Simulation of </w:t>
      </w:r>
      <w:r w:rsidR="00BD6CA0">
        <w:rPr>
          <w:rFonts w:ascii="Times New Roman" w:hAnsi="Times New Roman" w:hint="eastAsia"/>
          <w:sz w:val="24"/>
          <w:szCs w:val="24"/>
          <w:lang w:val="en-US"/>
        </w:rPr>
        <w:t>FWT</w:t>
      </w:r>
      <w:r w:rsidR="00735ABD">
        <w:rPr>
          <w:rFonts w:ascii="Times New Roman" w:hAnsi="Times New Roman" w:hint="eastAsia"/>
          <w:sz w:val="24"/>
          <w:szCs w:val="24"/>
          <w:lang w:val="en-US"/>
        </w:rPr>
        <w:t xml:space="preserve"> </w:t>
      </w:r>
      <w:r w:rsidR="00372BBB">
        <w:rPr>
          <w:rFonts w:ascii="Times New Roman" w:hAnsi="Times New Roman" w:hint="eastAsia"/>
          <w:sz w:val="24"/>
          <w:szCs w:val="24"/>
          <w:lang w:val="en-US"/>
        </w:rPr>
        <w:t>considering</w:t>
      </w:r>
      <w:r w:rsidR="00735ABD">
        <w:rPr>
          <w:rFonts w:ascii="Times New Roman" w:hAnsi="Times New Roman" w:hint="eastAsia"/>
          <w:sz w:val="24"/>
          <w:szCs w:val="24"/>
          <w:lang w:val="en-US"/>
        </w:rPr>
        <w:t xml:space="preserve"> parked and </w:t>
      </w:r>
      <w:r w:rsidR="00735ABD">
        <w:rPr>
          <w:rFonts w:ascii="Times New Roman" w:hAnsi="Times New Roman"/>
          <w:sz w:val="24"/>
          <w:szCs w:val="24"/>
          <w:lang w:val="en-US"/>
        </w:rPr>
        <w:t>fault conditions have</w:t>
      </w:r>
      <w:r w:rsidR="005632DF">
        <w:rPr>
          <w:rFonts w:ascii="Times New Roman" w:hAnsi="Times New Roman" w:hint="eastAsia"/>
          <w:sz w:val="24"/>
          <w:szCs w:val="24"/>
          <w:lang w:val="en-US"/>
        </w:rPr>
        <w:t xml:space="preserve"> been limited so far. </w:t>
      </w:r>
      <w:proofErr w:type="spellStart"/>
      <w:r w:rsidR="00D06815">
        <w:rPr>
          <w:rFonts w:ascii="Times New Roman" w:hAnsi="Times New Roman" w:hint="eastAsia"/>
          <w:sz w:val="24"/>
          <w:szCs w:val="24"/>
          <w:lang w:val="en-US"/>
        </w:rPr>
        <w:t>Bir</w:t>
      </w:r>
      <w:proofErr w:type="spellEnd"/>
      <w:r w:rsidR="00D06815">
        <w:rPr>
          <w:rFonts w:ascii="Times New Roman" w:hAnsi="Times New Roman" w:hint="eastAsia"/>
          <w:sz w:val="24"/>
          <w:szCs w:val="24"/>
          <w:lang w:val="en-US"/>
        </w:rPr>
        <w:t xml:space="preserve"> et al. found that certain parked (idling) conditions can lead to instabilities involving side-to-side motion of the tower and yawing of </w:t>
      </w:r>
      <w:r w:rsidR="00B35E2E">
        <w:rPr>
          <w:rFonts w:ascii="Times New Roman" w:hAnsi="Times New Roman" w:hint="eastAsia"/>
          <w:sz w:val="24"/>
          <w:szCs w:val="24"/>
          <w:lang w:val="en-US"/>
        </w:rPr>
        <w:t xml:space="preserve">the </w:t>
      </w:r>
      <w:r w:rsidR="00D06815">
        <w:rPr>
          <w:rFonts w:ascii="Times New Roman" w:hAnsi="Times New Roman" w:hint="eastAsia"/>
          <w:sz w:val="24"/>
          <w:szCs w:val="24"/>
          <w:lang w:val="en-US"/>
        </w:rPr>
        <w:t>platform</w:t>
      </w:r>
      <w:r w:rsidR="00B35E2E">
        <w:rPr>
          <w:rFonts w:ascii="Times New Roman" w:hAnsi="Times New Roman" w:hint="eastAsia"/>
          <w:sz w:val="24"/>
          <w:szCs w:val="24"/>
          <w:lang w:val="en-US"/>
        </w:rPr>
        <w:t xml:space="preserve"> for a barge-type wind turbine</w:t>
      </w:r>
      <w:r w:rsidR="000A42DC">
        <w:rPr>
          <w:rFonts w:ascii="Times New Roman" w:hAnsi="Times New Roman"/>
          <w:sz w:val="24"/>
          <w:szCs w:val="24"/>
          <w:lang w:val="en-US"/>
        </w:rPr>
        <w:fldChar w:fldCharType="begin"/>
      </w:r>
      <w:r w:rsidR="000A42DC">
        <w:rPr>
          <w:rFonts w:ascii="Times New Roman" w:hAnsi="Times New Roman"/>
          <w:sz w:val="24"/>
          <w:szCs w:val="24"/>
          <w:lang w:val="en-US"/>
        </w:rPr>
        <w:instrText xml:space="preserve"> ADDIN EN.CITE &lt;EndNote&gt;&lt;Cite&gt;&lt;Author&gt;Bir&lt;/Author&gt;&lt;Year&gt;2007&lt;/Year&gt;&lt;RecNum&gt;161&lt;/RecNum&gt;&lt;DisplayText&gt;[11]&lt;/DisplayText&gt;&lt;record&gt;&lt;rec-number&gt;161&lt;/rec-number&gt;&lt;foreign-keys&gt;&lt;key app="EN" db-id="tsx5rd0xkw5tswesdpwv0f2zfxwrdw09zrwe"&gt;161&lt;/key&gt;&lt;/foreign-keys&gt;&lt;ref-type name="Conference Proceedings"&gt;10&lt;/ref-type&gt;&lt;contributors&gt;&lt;authors&gt;&lt;author&gt;Bir, G.&lt;/author&gt;&lt;author&gt;Jonkman, J.&lt;/author&gt;&lt;/authors&gt;&lt;/contributors&gt;&lt;titles&gt;&lt;title&gt;Aeroelastic instabilities of large offshore and onshore wind turbines&lt;/title&gt;&lt;/titles&gt;&lt;pages&gt;012069&lt;/pages&gt;&lt;volume&gt;75&lt;/volume&gt;&lt;dates&gt;&lt;year&gt;2007&lt;/year&gt;&lt;/dates&gt;&lt;publisher&gt;IOP Publishing&lt;/publisher&gt;&lt;urls&gt;&lt;/urls&gt;&lt;/record&gt;&lt;/Cite&gt;&lt;/EndNote&gt;</w:instrText>
      </w:r>
      <w:r w:rsidR="000A42DC">
        <w:rPr>
          <w:rFonts w:ascii="Times New Roman" w:hAnsi="Times New Roman"/>
          <w:sz w:val="24"/>
          <w:szCs w:val="24"/>
          <w:lang w:val="en-US"/>
        </w:rPr>
        <w:fldChar w:fldCharType="separate"/>
      </w:r>
      <w:r w:rsidR="000A42DC">
        <w:rPr>
          <w:rFonts w:ascii="Times New Roman" w:hAnsi="Times New Roman"/>
          <w:noProof/>
          <w:sz w:val="24"/>
          <w:szCs w:val="24"/>
          <w:lang w:val="en-US"/>
        </w:rPr>
        <w:t>[</w:t>
      </w:r>
      <w:hyperlink w:anchor="_ENREF_11" w:tooltip="Bir, 2007 #161" w:history="1">
        <w:r w:rsidR="000A42DC">
          <w:rPr>
            <w:rFonts w:ascii="Times New Roman" w:hAnsi="Times New Roman"/>
            <w:noProof/>
            <w:sz w:val="24"/>
            <w:szCs w:val="24"/>
            <w:lang w:val="en-US"/>
          </w:rPr>
          <w:t>11</w:t>
        </w:r>
      </w:hyperlink>
      <w:r w:rsidR="000A42DC">
        <w:rPr>
          <w:rFonts w:ascii="Times New Roman" w:hAnsi="Times New Roman"/>
          <w:noProof/>
          <w:sz w:val="24"/>
          <w:szCs w:val="24"/>
          <w:lang w:val="en-US"/>
        </w:rPr>
        <w:t>]</w:t>
      </w:r>
      <w:r w:rsidR="000A42DC">
        <w:rPr>
          <w:rFonts w:ascii="Times New Roman" w:hAnsi="Times New Roman"/>
          <w:sz w:val="24"/>
          <w:szCs w:val="24"/>
          <w:lang w:val="en-US"/>
        </w:rPr>
        <w:fldChar w:fldCharType="end"/>
      </w:r>
      <w:r w:rsidR="00D06815">
        <w:rPr>
          <w:rFonts w:ascii="Times New Roman" w:hAnsi="Times New Roman" w:hint="eastAsia"/>
          <w:sz w:val="24"/>
          <w:szCs w:val="24"/>
          <w:lang w:val="en-US"/>
        </w:rPr>
        <w:t xml:space="preserve">. </w:t>
      </w:r>
      <w:proofErr w:type="spellStart"/>
      <w:r w:rsidR="00D06815">
        <w:rPr>
          <w:rFonts w:ascii="Times New Roman" w:hAnsi="Times New Roman" w:hint="eastAsia"/>
          <w:sz w:val="24"/>
          <w:szCs w:val="24"/>
          <w:lang w:val="en-US"/>
        </w:rPr>
        <w:t>Jonkman</w:t>
      </w:r>
      <w:proofErr w:type="spellEnd"/>
      <w:r w:rsidR="000A42DC">
        <w:rPr>
          <w:rFonts w:ascii="Times New Roman" w:hAnsi="Times New Roman"/>
          <w:sz w:val="24"/>
          <w:szCs w:val="24"/>
          <w:lang w:val="en-US"/>
        </w:rPr>
        <w:fldChar w:fldCharType="begin"/>
      </w:r>
      <w:r w:rsidR="000A42DC">
        <w:rPr>
          <w:rFonts w:ascii="Times New Roman" w:hAnsi="Times New Roman"/>
          <w:sz w:val="24"/>
          <w:szCs w:val="24"/>
          <w:lang w:val="en-US"/>
        </w:rPr>
        <w:instrText xml:space="preserve"> ADDIN EN.CITE &lt;EndNote&gt;&lt;Cite&gt;&lt;Author&gt;Jonkman&lt;/Author&gt;&lt;Year&gt;2007&lt;/Year&gt;&lt;RecNum&gt;94&lt;/RecNum&gt;&lt;DisplayText&gt;[12]&lt;/DisplayText&gt;&lt;record&gt;&lt;rec-number&gt;94&lt;/rec-number&gt;&lt;foreign-keys&gt;&lt;key app="EN" db-id="tsx5rd0xkw5tswesdpwv0f2zfxwrdw09zrwe"&gt;94&lt;/key&gt;&lt;/foreign-keys&gt;&lt;ref-type name="Journal Article"&gt;17&lt;/ref-type&gt;&lt;contributors&gt;&lt;authors&gt;&lt;author&gt;Jonkman, JM&lt;/author&gt;&lt;author&gt;Buhl Jr, ML&lt;/author&gt;&lt;/authors&gt;&lt;/contributors&gt;&lt;titles&gt;&lt;title&gt;Loads Analysis of a Floating Offshore Wind Turbine Using Fully Coupled Simulation&lt;/title&gt;&lt;/titles&gt;&lt;dates&gt;&lt;year&gt;2007&lt;/year&gt;&lt;/dates&gt;&lt;urls&gt;&lt;/urls&gt;&lt;/record&gt;&lt;/Cite&gt;&lt;/EndNote&gt;</w:instrText>
      </w:r>
      <w:r w:rsidR="000A42DC">
        <w:rPr>
          <w:rFonts w:ascii="Times New Roman" w:hAnsi="Times New Roman"/>
          <w:sz w:val="24"/>
          <w:szCs w:val="24"/>
          <w:lang w:val="en-US"/>
        </w:rPr>
        <w:fldChar w:fldCharType="separate"/>
      </w:r>
      <w:r w:rsidR="000A42DC">
        <w:rPr>
          <w:rFonts w:ascii="Times New Roman" w:hAnsi="Times New Roman"/>
          <w:noProof/>
          <w:sz w:val="24"/>
          <w:szCs w:val="24"/>
          <w:lang w:val="en-US"/>
        </w:rPr>
        <w:t>[</w:t>
      </w:r>
      <w:hyperlink w:anchor="_ENREF_12" w:tooltip="Jonkman, 2007 #94" w:history="1">
        <w:r w:rsidR="000A42DC">
          <w:rPr>
            <w:rFonts w:ascii="Times New Roman" w:hAnsi="Times New Roman"/>
            <w:noProof/>
            <w:sz w:val="24"/>
            <w:szCs w:val="24"/>
            <w:lang w:val="en-US"/>
          </w:rPr>
          <w:t>12</w:t>
        </w:r>
      </w:hyperlink>
      <w:r w:rsidR="000A42DC">
        <w:rPr>
          <w:rFonts w:ascii="Times New Roman" w:hAnsi="Times New Roman"/>
          <w:noProof/>
          <w:sz w:val="24"/>
          <w:szCs w:val="24"/>
          <w:lang w:val="en-US"/>
        </w:rPr>
        <w:t>]</w:t>
      </w:r>
      <w:r w:rsidR="000A42DC">
        <w:rPr>
          <w:rFonts w:ascii="Times New Roman" w:hAnsi="Times New Roman"/>
          <w:sz w:val="24"/>
          <w:szCs w:val="24"/>
          <w:lang w:val="en-US"/>
        </w:rPr>
        <w:fldChar w:fldCharType="end"/>
      </w:r>
      <w:r w:rsidR="00D06815">
        <w:rPr>
          <w:rFonts w:ascii="Times New Roman" w:hAnsi="Times New Roman" w:hint="eastAsia"/>
          <w:sz w:val="24"/>
          <w:szCs w:val="24"/>
          <w:lang w:val="en-US"/>
        </w:rPr>
        <w:t xml:space="preserve"> and </w:t>
      </w:r>
      <w:proofErr w:type="spellStart"/>
      <w:r w:rsidR="00D06815">
        <w:rPr>
          <w:rFonts w:ascii="Times New Roman" w:hAnsi="Times New Roman" w:hint="eastAsia"/>
          <w:sz w:val="24"/>
          <w:szCs w:val="24"/>
          <w:lang w:val="en-US"/>
        </w:rPr>
        <w:t>Matha</w:t>
      </w:r>
      <w:proofErr w:type="spellEnd"/>
      <w:r w:rsidR="000A42DC">
        <w:rPr>
          <w:rFonts w:ascii="Times New Roman" w:hAnsi="Times New Roman"/>
          <w:sz w:val="24"/>
          <w:szCs w:val="24"/>
          <w:lang w:val="en-US"/>
        </w:rPr>
        <w:fldChar w:fldCharType="begin"/>
      </w:r>
      <w:r w:rsidR="000A42DC">
        <w:rPr>
          <w:rFonts w:ascii="Times New Roman" w:hAnsi="Times New Roman"/>
          <w:sz w:val="24"/>
          <w:szCs w:val="24"/>
          <w:lang w:val="en-US"/>
        </w:rPr>
        <w:instrText xml:space="preserve"> ADDIN EN.CITE &lt;EndNote&gt;&lt;Cite&gt;&lt;Author&gt;Matha&lt;/Author&gt;&lt;Year&gt;2010&lt;/Year&gt;&lt;RecNum&gt;119&lt;/RecNum&gt;&lt;DisplayText&gt;[13]&lt;/DisplayText&gt;&lt;record&gt;&lt;rec-number&gt;119&lt;/rec-number&gt;&lt;foreign-keys&gt;&lt;key app="EN" db-id="tsx5rd0xkw5tswesdpwv0f2zfxwrdw09zrwe"&gt;119&lt;/key&gt;&lt;/foreign-keys&gt;&lt;ref-type name="Report"&gt;27&lt;/ref-type&gt;&lt;contributors&gt;&lt;authors&gt;&lt;author&gt;Matha, D.&lt;/author&gt;&lt;/authors&gt;&lt;/contributors&gt;&lt;titles&gt;&lt;title&gt;Model Development and Loads Analysis of an Offshore Wind Turbine on a Tension Leg Platform with a Comparison to Other Floating Turbine Concepts: April 2009&lt;/title&gt;&lt;/titles&gt;&lt;dates&gt;&lt;year&gt;2010&lt;/year&gt;&lt;/dates&gt;&lt;publisher&gt;National Renewable Energy Laboratory (NREL), Golden, CO.&lt;/publisher&gt;&lt;urls&gt;&lt;/urls&gt;&lt;/record&gt;&lt;/Cite&gt;&lt;/EndNote&gt;</w:instrText>
      </w:r>
      <w:r w:rsidR="000A42DC">
        <w:rPr>
          <w:rFonts w:ascii="Times New Roman" w:hAnsi="Times New Roman"/>
          <w:sz w:val="24"/>
          <w:szCs w:val="24"/>
          <w:lang w:val="en-US"/>
        </w:rPr>
        <w:fldChar w:fldCharType="separate"/>
      </w:r>
      <w:r w:rsidR="000A42DC">
        <w:rPr>
          <w:rFonts w:ascii="Times New Roman" w:hAnsi="Times New Roman"/>
          <w:noProof/>
          <w:sz w:val="24"/>
          <w:szCs w:val="24"/>
          <w:lang w:val="en-US"/>
        </w:rPr>
        <w:t>[</w:t>
      </w:r>
      <w:hyperlink w:anchor="_ENREF_13" w:tooltip="Matha, 2010 #119" w:history="1">
        <w:r w:rsidR="000A42DC">
          <w:rPr>
            <w:rFonts w:ascii="Times New Roman" w:hAnsi="Times New Roman"/>
            <w:noProof/>
            <w:sz w:val="24"/>
            <w:szCs w:val="24"/>
            <w:lang w:val="en-US"/>
          </w:rPr>
          <w:t>13</w:t>
        </w:r>
      </w:hyperlink>
      <w:r w:rsidR="000A42DC">
        <w:rPr>
          <w:rFonts w:ascii="Times New Roman" w:hAnsi="Times New Roman"/>
          <w:noProof/>
          <w:sz w:val="24"/>
          <w:szCs w:val="24"/>
          <w:lang w:val="en-US"/>
        </w:rPr>
        <w:t>]</w:t>
      </w:r>
      <w:r w:rsidR="000A42DC">
        <w:rPr>
          <w:rFonts w:ascii="Times New Roman" w:hAnsi="Times New Roman"/>
          <w:sz w:val="24"/>
          <w:szCs w:val="24"/>
          <w:lang w:val="en-US"/>
        </w:rPr>
        <w:fldChar w:fldCharType="end"/>
      </w:r>
      <w:r w:rsidR="00D06815">
        <w:rPr>
          <w:rFonts w:ascii="Times New Roman" w:hAnsi="Times New Roman" w:hint="eastAsia"/>
          <w:sz w:val="24"/>
          <w:szCs w:val="24"/>
          <w:lang w:val="en-US"/>
        </w:rPr>
        <w:t xml:space="preserve"> </w:t>
      </w:r>
      <w:r w:rsidR="00DD678C">
        <w:rPr>
          <w:rFonts w:ascii="Times New Roman" w:hAnsi="Times New Roman" w:hint="eastAsia"/>
          <w:sz w:val="24"/>
          <w:szCs w:val="24"/>
          <w:lang w:val="en-US"/>
        </w:rPr>
        <w:t xml:space="preserve">also </w:t>
      </w:r>
      <w:r w:rsidR="00D06815">
        <w:rPr>
          <w:rFonts w:ascii="Times New Roman" w:hAnsi="Times New Roman" w:hint="eastAsia"/>
          <w:sz w:val="24"/>
          <w:szCs w:val="24"/>
          <w:lang w:val="en-US"/>
        </w:rPr>
        <w:t>documented</w:t>
      </w:r>
      <w:r w:rsidR="00372BBB">
        <w:rPr>
          <w:rFonts w:ascii="Times New Roman" w:hAnsi="Times New Roman" w:hint="eastAsia"/>
          <w:sz w:val="24"/>
          <w:szCs w:val="24"/>
          <w:lang w:val="en-US"/>
        </w:rPr>
        <w:t xml:space="preserve"> platform yaw instability when they considered the blade fault with an idling rotor.</w:t>
      </w:r>
      <w:r w:rsidR="00D06815">
        <w:rPr>
          <w:rFonts w:ascii="Times New Roman" w:hAnsi="Times New Roman" w:hint="eastAsia"/>
          <w:sz w:val="24"/>
          <w:szCs w:val="24"/>
          <w:lang w:val="en-US"/>
        </w:rPr>
        <w:t xml:space="preserve"> </w:t>
      </w:r>
      <w:r w:rsidR="00124173">
        <w:rPr>
          <w:rFonts w:ascii="Times New Roman" w:hAnsi="Times New Roman" w:hint="eastAsia"/>
          <w:sz w:val="24"/>
          <w:szCs w:val="24"/>
          <w:lang w:val="en-US"/>
        </w:rPr>
        <w:t>The</w:t>
      </w:r>
      <w:r w:rsidR="00372BBB">
        <w:rPr>
          <w:rFonts w:ascii="Times New Roman" w:hAnsi="Times New Roman" w:hint="eastAsia"/>
          <w:sz w:val="24"/>
          <w:szCs w:val="24"/>
          <w:lang w:val="en-US"/>
        </w:rPr>
        <w:t xml:space="preserve"> instability</w:t>
      </w:r>
      <w:r w:rsidR="00735ABD">
        <w:rPr>
          <w:rFonts w:ascii="Times New Roman" w:hAnsi="Times New Roman" w:hint="eastAsia"/>
          <w:sz w:val="24"/>
          <w:szCs w:val="24"/>
          <w:lang w:val="en-US"/>
        </w:rPr>
        <w:t xml:space="preserve"> </w:t>
      </w:r>
      <w:r w:rsidR="00124173">
        <w:rPr>
          <w:rFonts w:ascii="Times New Roman" w:hAnsi="Times New Roman" w:hint="eastAsia"/>
          <w:sz w:val="24"/>
          <w:szCs w:val="24"/>
          <w:lang w:val="en-US"/>
        </w:rPr>
        <w:t xml:space="preserve">may </w:t>
      </w:r>
      <w:r w:rsidR="00735ABD">
        <w:rPr>
          <w:rFonts w:ascii="Times New Roman" w:hAnsi="Times New Roman" w:hint="eastAsia"/>
          <w:sz w:val="24"/>
          <w:szCs w:val="24"/>
          <w:lang w:val="en-US"/>
        </w:rPr>
        <w:t>be caused by a coupling of the barge-yaw motion with the azimuthal motion of the blade.</w:t>
      </w:r>
      <w:r w:rsidR="00C628E4">
        <w:rPr>
          <w:rFonts w:ascii="Times New Roman" w:hAnsi="Times New Roman" w:hint="eastAsia"/>
          <w:sz w:val="24"/>
          <w:szCs w:val="24"/>
          <w:lang w:val="en-US"/>
        </w:rPr>
        <w:t xml:space="preserve"> </w:t>
      </w:r>
      <w:r w:rsidR="00BC0A57">
        <w:rPr>
          <w:rFonts w:ascii="Times New Roman" w:hAnsi="Times New Roman" w:hint="eastAsia"/>
          <w:sz w:val="24"/>
          <w:szCs w:val="24"/>
          <w:lang w:val="en-US"/>
        </w:rPr>
        <w:t>Madjid et al.</w:t>
      </w:r>
      <w:r w:rsidR="000A42DC">
        <w:rPr>
          <w:rFonts w:ascii="Times New Roman" w:hAnsi="Times New Roman"/>
          <w:sz w:val="24"/>
          <w:szCs w:val="24"/>
          <w:lang w:val="en-US"/>
        </w:rPr>
        <w:fldChar w:fldCharType="begin"/>
      </w:r>
      <w:r w:rsidR="000A42DC">
        <w:rPr>
          <w:rFonts w:ascii="Times New Roman" w:hAnsi="Times New Roman"/>
          <w:sz w:val="24"/>
          <w:szCs w:val="24"/>
          <w:lang w:val="en-US"/>
        </w:rPr>
        <w:instrText xml:space="preserve"> ADDIN EN.CITE &lt;EndNote&gt;&lt;Cite&gt;&lt;Author&gt;Karimirad&lt;/Author&gt;&lt;Year&gt;2010&lt;/Year&gt;&lt;RecNum&gt;162&lt;/RecNum&gt;&lt;DisplayText&gt;[14]&lt;/DisplayText&gt;&lt;record&gt;&lt;rec-number&gt;162&lt;/rec-number&gt;&lt;foreign-keys&gt;&lt;key app="EN" db-id="tsx5rd0xkw5tswesdpwv0f2zfxwrdw09zrwe"&gt;162&lt;/key&gt;&lt;/foreign-keys&gt;&lt;ref-type name="Conference Proceedings"&gt;10&lt;/ref-type&gt;&lt;contributors&gt;&lt;authors&gt;&lt;author&gt;Karimirad, M.&lt;/author&gt;&lt;author&gt;Moan, T.&lt;/author&gt;&lt;/authors&gt;&lt;/contributors&gt;&lt;titles&gt;&lt;title&gt;Effect of Aerodynamic and Hydrodynamic Damping on Dynamic Response of Spar Type Floating Wind Turbine&lt;/title&gt;&lt;secondary-title&gt;European Wind Energy Conference&lt;/secondary-title&gt;&lt;/titles&gt;&lt;pages&gt;55&lt;/pages&gt;&lt;volume&gt;1&lt;/volume&gt;&lt;number&gt;1&lt;/number&gt;&lt;dates&gt;&lt;year&gt;2010&lt;/year&gt;&lt;/dates&gt;&lt;isbn&gt;0733-950X&lt;/isbn&gt;&lt;urls&gt;&lt;/urls&gt;&lt;/record&gt;&lt;/Cite&gt;&lt;/EndNote&gt;</w:instrText>
      </w:r>
      <w:r w:rsidR="000A42DC">
        <w:rPr>
          <w:rFonts w:ascii="Times New Roman" w:hAnsi="Times New Roman"/>
          <w:sz w:val="24"/>
          <w:szCs w:val="24"/>
          <w:lang w:val="en-US"/>
        </w:rPr>
        <w:fldChar w:fldCharType="separate"/>
      </w:r>
      <w:r w:rsidR="000A42DC">
        <w:rPr>
          <w:rFonts w:ascii="Times New Roman" w:hAnsi="Times New Roman"/>
          <w:noProof/>
          <w:sz w:val="24"/>
          <w:szCs w:val="24"/>
          <w:lang w:val="en-US"/>
        </w:rPr>
        <w:t>[</w:t>
      </w:r>
      <w:hyperlink w:anchor="_ENREF_14" w:tooltip="Karimirad, 2010 #162" w:history="1">
        <w:r w:rsidR="000A42DC">
          <w:rPr>
            <w:rFonts w:ascii="Times New Roman" w:hAnsi="Times New Roman"/>
            <w:noProof/>
            <w:sz w:val="24"/>
            <w:szCs w:val="24"/>
            <w:lang w:val="en-US"/>
          </w:rPr>
          <w:t>14</w:t>
        </w:r>
      </w:hyperlink>
      <w:r w:rsidR="000A42DC">
        <w:rPr>
          <w:rFonts w:ascii="Times New Roman" w:hAnsi="Times New Roman"/>
          <w:noProof/>
          <w:sz w:val="24"/>
          <w:szCs w:val="24"/>
          <w:lang w:val="en-US"/>
        </w:rPr>
        <w:t>]</w:t>
      </w:r>
      <w:r w:rsidR="000A42DC">
        <w:rPr>
          <w:rFonts w:ascii="Times New Roman" w:hAnsi="Times New Roman"/>
          <w:sz w:val="24"/>
          <w:szCs w:val="24"/>
          <w:lang w:val="en-US"/>
        </w:rPr>
        <w:fldChar w:fldCharType="end"/>
      </w:r>
      <w:r w:rsidR="00BC0A57">
        <w:rPr>
          <w:rFonts w:ascii="Times New Roman" w:hAnsi="Times New Roman" w:hint="eastAsia"/>
          <w:sz w:val="24"/>
          <w:szCs w:val="24"/>
          <w:lang w:val="en-US"/>
        </w:rPr>
        <w:t xml:space="preserve"> </w:t>
      </w:r>
      <w:r w:rsidR="00452696">
        <w:rPr>
          <w:rFonts w:ascii="Times New Roman" w:hAnsi="Times New Roman" w:hint="eastAsia"/>
          <w:sz w:val="24"/>
          <w:szCs w:val="24"/>
          <w:lang w:val="en-US"/>
        </w:rPr>
        <w:t>compared</w:t>
      </w:r>
      <w:r w:rsidR="00BC0A57">
        <w:rPr>
          <w:rFonts w:ascii="Times New Roman" w:hAnsi="Times New Roman" w:hint="eastAsia"/>
          <w:sz w:val="24"/>
          <w:szCs w:val="24"/>
          <w:lang w:val="en-US"/>
        </w:rPr>
        <w:t xml:space="preserve"> </w:t>
      </w:r>
      <w:r w:rsidR="00452696">
        <w:rPr>
          <w:rFonts w:ascii="Times New Roman" w:hAnsi="Times New Roman" w:hint="eastAsia"/>
          <w:sz w:val="24"/>
          <w:szCs w:val="24"/>
          <w:lang w:val="en-US"/>
        </w:rPr>
        <w:t xml:space="preserve">two non-operational cases for a </w:t>
      </w:r>
      <w:r w:rsidR="00DD678C">
        <w:rPr>
          <w:rFonts w:ascii="Times New Roman" w:hAnsi="Times New Roman" w:hint="eastAsia"/>
          <w:sz w:val="24"/>
          <w:szCs w:val="24"/>
          <w:lang w:val="en-US"/>
        </w:rPr>
        <w:t>standing still</w:t>
      </w:r>
      <w:r w:rsidR="00452696">
        <w:rPr>
          <w:rFonts w:ascii="Times New Roman" w:hAnsi="Times New Roman" w:hint="eastAsia"/>
          <w:sz w:val="24"/>
          <w:szCs w:val="24"/>
          <w:lang w:val="en-US"/>
        </w:rPr>
        <w:t xml:space="preserve"> spar-type wind turbine under harsh environment and observed extra nacelle surge for the case with yaw fault. </w:t>
      </w:r>
      <w:r w:rsidR="00BD6CA0">
        <w:rPr>
          <w:rFonts w:ascii="Times New Roman" w:hAnsi="Times New Roman" w:hint="eastAsia"/>
          <w:sz w:val="24"/>
          <w:szCs w:val="24"/>
          <w:lang w:val="en-US"/>
        </w:rPr>
        <w:t>W</w:t>
      </w:r>
      <w:r w:rsidR="007A61A5">
        <w:rPr>
          <w:rFonts w:ascii="Times New Roman" w:hAnsi="Times New Roman" w:hint="eastAsia"/>
          <w:sz w:val="24"/>
          <w:szCs w:val="24"/>
          <w:lang w:val="en-US"/>
        </w:rPr>
        <w:t xml:space="preserve">hen a </w:t>
      </w:r>
      <w:r w:rsidR="00BD6CA0">
        <w:rPr>
          <w:rFonts w:ascii="Times New Roman" w:hAnsi="Times New Roman" w:hint="eastAsia"/>
          <w:sz w:val="24"/>
          <w:szCs w:val="24"/>
          <w:lang w:val="en-US"/>
        </w:rPr>
        <w:t>FWT</w:t>
      </w:r>
      <w:r w:rsidR="007A61A5">
        <w:rPr>
          <w:rFonts w:ascii="Times New Roman" w:hAnsi="Times New Roman" w:hint="eastAsia"/>
          <w:sz w:val="24"/>
          <w:szCs w:val="24"/>
          <w:lang w:val="en-US"/>
        </w:rPr>
        <w:t xml:space="preserve"> rotor is brought to a complete rest, the aerodynamic excitation and damping </w:t>
      </w:r>
      <w:r w:rsidR="00104B51">
        <w:rPr>
          <w:rFonts w:ascii="Times New Roman" w:hAnsi="Times New Roman" w:hint="eastAsia"/>
          <w:sz w:val="24"/>
          <w:szCs w:val="24"/>
          <w:lang w:val="en-US"/>
        </w:rPr>
        <w:t>are sensitive to</w:t>
      </w:r>
      <w:r w:rsidR="007A61A5">
        <w:rPr>
          <w:rFonts w:ascii="Times New Roman" w:hAnsi="Times New Roman" w:hint="eastAsia"/>
          <w:sz w:val="24"/>
          <w:szCs w:val="24"/>
          <w:lang w:val="en-US"/>
        </w:rPr>
        <w:t xml:space="preserve"> the blade azimuth angle and angle of attack</w:t>
      </w:r>
      <w:r w:rsidR="00A01DF5">
        <w:rPr>
          <w:rFonts w:ascii="Times New Roman" w:hAnsi="Times New Roman"/>
          <w:sz w:val="24"/>
          <w:szCs w:val="24"/>
          <w:lang w:val="en-US"/>
        </w:rPr>
        <w:t xml:space="preserve"> (AOA)</w:t>
      </w:r>
      <w:r w:rsidR="007A61A5">
        <w:rPr>
          <w:rFonts w:ascii="Times New Roman" w:hAnsi="Times New Roman" w:hint="eastAsia"/>
          <w:sz w:val="24"/>
          <w:szCs w:val="24"/>
          <w:lang w:val="en-US"/>
        </w:rPr>
        <w:t xml:space="preserve"> relative to the inflow wind.</w:t>
      </w:r>
      <w:r w:rsidR="00104B51">
        <w:rPr>
          <w:rFonts w:ascii="Times New Roman" w:hAnsi="Times New Roman" w:hint="eastAsia"/>
          <w:sz w:val="24"/>
          <w:szCs w:val="24"/>
          <w:lang w:val="en-US"/>
        </w:rPr>
        <w:t xml:space="preserve"> </w:t>
      </w:r>
      <w:r w:rsidR="00A35A5A">
        <w:rPr>
          <w:rFonts w:ascii="Times New Roman" w:hAnsi="Times New Roman" w:hint="eastAsia"/>
          <w:sz w:val="24"/>
          <w:szCs w:val="24"/>
          <w:lang w:val="en-US"/>
        </w:rPr>
        <w:t>Blade a</w:t>
      </w:r>
      <w:r w:rsidR="00104B51">
        <w:rPr>
          <w:rFonts w:ascii="Times New Roman" w:hAnsi="Times New Roman" w:hint="eastAsia"/>
          <w:sz w:val="24"/>
          <w:szCs w:val="24"/>
          <w:lang w:val="en-US"/>
        </w:rPr>
        <w:t xml:space="preserve">zimuth angle </w:t>
      </w:r>
      <w:r w:rsidR="00A35A5A">
        <w:rPr>
          <w:rFonts w:ascii="Times New Roman" w:hAnsi="Times New Roman" w:hint="eastAsia"/>
          <w:sz w:val="24"/>
          <w:szCs w:val="24"/>
          <w:lang w:val="en-US"/>
        </w:rPr>
        <w:t>is</w:t>
      </w:r>
      <w:r w:rsidR="00104B51">
        <w:rPr>
          <w:rFonts w:ascii="Times New Roman" w:hAnsi="Times New Roman" w:hint="eastAsia"/>
          <w:sz w:val="24"/>
          <w:szCs w:val="24"/>
          <w:lang w:val="en-US"/>
        </w:rPr>
        <w:t xml:space="preserve"> associated with load distribution due to wind shear and geometrical symmetry</w:t>
      </w:r>
      <w:r w:rsidR="008D5EC2">
        <w:rPr>
          <w:rFonts w:ascii="Times New Roman" w:hAnsi="Times New Roman" w:hint="eastAsia"/>
          <w:sz w:val="24"/>
          <w:szCs w:val="24"/>
          <w:lang w:val="en-US"/>
        </w:rPr>
        <w:t xml:space="preserve">. </w:t>
      </w:r>
      <w:r w:rsidR="00A01DF5">
        <w:rPr>
          <w:rFonts w:ascii="Times New Roman" w:hAnsi="Times New Roman" w:hint="eastAsia"/>
          <w:sz w:val="24"/>
          <w:szCs w:val="24"/>
          <w:lang w:val="en-US"/>
        </w:rPr>
        <w:t>AOA</w:t>
      </w:r>
      <w:r w:rsidR="008D5EC2">
        <w:rPr>
          <w:rFonts w:ascii="Times New Roman" w:hAnsi="Times New Roman" w:hint="eastAsia"/>
          <w:sz w:val="24"/>
          <w:szCs w:val="24"/>
          <w:lang w:val="en-US"/>
        </w:rPr>
        <w:t xml:space="preserve"> impacts the lift, drag and damping.</w:t>
      </w:r>
      <w:r w:rsidR="00104B51">
        <w:rPr>
          <w:rFonts w:ascii="Times New Roman" w:hAnsi="Times New Roman" w:hint="eastAsia"/>
          <w:sz w:val="24"/>
          <w:szCs w:val="24"/>
          <w:lang w:val="en-US"/>
        </w:rPr>
        <w:t xml:space="preserve"> Pitch or yaw mechanism fault may affect the </w:t>
      </w:r>
      <w:r w:rsidR="00A01DF5">
        <w:rPr>
          <w:rFonts w:ascii="Times New Roman" w:hAnsi="Times New Roman" w:hint="eastAsia"/>
          <w:sz w:val="24"/>
          <w:szCs w:val="24"/>
          <w:lang w:val="en-US"/>
        </w:rPr>
        <w:t>AOA</w:t>
      </w:r>
      <w:r w:rsidR="007A61A5">
        <w:rPr>
          <w:rFonts w:ascii="Times New Roman" w:hAnsi="Times New Roman" w:hint="eastAsia"/>
          <w:sz w:val="24"/>
          <w:szCs w:val="24"/>
          <w:lang w:val="en-US"/>
        </w:rPr>
        <w:t xml:space="preserve"> </w:t>
      </w:r>
      <w:r w:rsidR="00104B51">
        <w:rPr>
          <w:rFonts w:ascii="Times New Roman" w:hAnsi="Times New Roman" w:hint="eastAsia"/>
          <w:sz w:val="24"/>
          <w:szCs w:val="24"/>
          <w:lang w:val="en-US"/>
        </w:rPr>
        <w:t xml:space="preserve">directly and spread the effect to the hydrodynamic loads that are </w:t>
      </w:r>
      <w:r w:rsidR="00A35A5A">
        <w:rPr>
          <w:rFonts w:ascii="Times New Roman" w:hAnsi="Times New Roman" w:hint="eastAsia"/>
          <w:sz w:val="24"/>
          <w:szCs w:val="24"/>
          <w:lang w:val="en-US"/>
        </w:rPr>
        <w:t>related</w:t>
      </w:r>
      <w:r w:rsidR="00104B51">
        <w:rPr>
          <w:rFonts w:ascii="Times New Roman" w:hAnsi="Times New Roman" w:hint="eastAsia"/>
          <w:sz w:val="24"/>
          <w:szCs w:val="24"/>
          <w:lang w:val="en-US"/>
        </w:rPr>
        <w:t xml:space="preserve"> to the platform motion</w:t>
      </w:r>
      <w:r w:rsidR="007A61A5">
        <w:rPr>
          <w:rFonts w:ascii="Times New Roman" w:hAnsi="Times New Roman" w:hint="eastAsia"/>
          <w:sz w:val="24"/>
          <w:szCs w:val="24"/>
          <w:lang w:val="en-US"/>
        </w:rPr>
        <w:t>.</w:t>
      </w:r>
      <w:r w:rsidR="00104B51">
        <w:rPr>
          <w:rFonts w:ascii="Times New Roman" w:hAnsi="Times New Roman" w:hint="eastAsia"/>
          <w:sz w:val="24"/>
          <w:szCs w:val="24"/>
          <w:lang w:val="en-US"/>
        </w:rPr>
        <w:t xml:space="preserve"> </w:t>
      </w:r>
      <w:r w:rsidR="008D5EC2">
        <w:rPr>
          <w:rFonts w:ascii="Times New Roman" w:hAnsi="Times New Roman" w:hint="eastAsia"/>
          <w:sz w:val="24"/>
          <w:szCs w:val="24"/>
          <w:lang w:val="en-US"/>
        </w:rPr>
        <w:t>Thus, i</w:t>
      </w:r>
      <w:r w:rsidR="00104B51">
        <w:rPr>
          <w:rFonts w:ascii="Times New Roman" w:hAnsi="Times New Roman" w:hint="eastAsia"/>
          <w:sz w:val="24"/>
          <w:szCs w:val="24"/>
          <w:lang w:val="en-US"/>
        </w:rPr>
        <w:t xml:space="preserve">t would be interesting to </w:t>
      </w:r>
      <w:r w:rsidR="008D5EC2">
        <w:rPr>
          <w:rFonts w:ascii="Times New Roman" w:hAnsi="Times New Roman" w:hint="eastAsia"/>
          <w:sz w:val="24"/>
          <w:szCs w:val="24"/>
          <w:lang w:val="en-US"/>
        </w:rPr>
        <w:t>investigate</w:t>
      </w:r>
      <w:r w:rsidR="00A35A5A" w:rsidRPr="00A35A5A">
        <w:rPr>
          <w:rFonts w:ascii="Times New Roman" w:hAnsi="Times New Roman" w:hint="eastAsia"/>
          <w:sz w:val="24"/>
          <w:szCs w:val="24"/>
          <w:lang w:val="en-US"/>
        </w:rPr>
        <w:t xml:space="preserve"> </w:t>
      </w:r>
      <w:r w:rsidR="00A35A5A">
        <w:rPr>
          <w:rFonts w:ascii="Times New Roman" w:hAnsi="Times New Roman" w:hint="eastAsia"/>
          <w:sz w:val="24"/>
          <w:szCs w:val="24"/>
          <w:lang w:val="en-US"/>
        </w:rPr>
        <w:t>which response is significantly affected</w:t>
      </w:r>
      <w:r w:rsidR="008D5EC2">
        <w:rPr>
          <w:rFonts w:ascii="Times New Roman" w:hAnsi="Times New Roman" w:hint="eastAsia"/>
          <w:sz w:val="24"/>
          <w:szCs w:val="24"/>
          <w:lang w:val="en-US"/>
        </w:rPr>
        <w:t xml:space="preserve"> </w:t>
      </w:r>
      <w:r w:rsidR="00A35A5A">
        <w:rPr>
          <w:rFonts w:ascii="Times New Roman" w:hAnsi="Times New Roman" w:hint="eastAsia"/>
          <w:sz w:val="24"/>
          <w:szCs w:val="24"/>
          <w:lang w:val="en-US"/>
        </w:rPr>
        <w:t xml:space="preserve">by the fault condition and </w:t>
      </w:r>
      <w:r w:rsidR="008D5EC2">
        <w:rPr>
          <w:rFonts w:ascii="Times New Roman" w:hAnsi="Times New Roman" w:hint="eastAsia"/>
          <w:sz w:val="24"/>
          <w:szCs w:val="24"/>
          <w:lang w:val="en-US"/>
        </w:rPr>
        <w:t xml:space="preserve">to which degree </w:t>
      </w:r>
      <w:r w:rsidR="00A35A5A">
        <w:rPr>
          <w:rFonts w:ascii="Times New Roman" w:hAnsi="Times New Roman" w:hint="eastAsia"/>
          <w:sz w:val="24"/>
          <w:szCs w:val="24"/>
          <w:lang w:val="en-US"/>
        </w:rPr>
        <w:t xml:space="preserve">the influence is </w:t>
      </w:r>
      <w:r w:rsidR="008D5EC2">
        <w:rPr>
          <w:rFonts w:ascii="Times New Roman" w:hAnsi="Times New Roman" w:hint="eastAsia"/>
          <w:sz w:val="24"/>
          <w:szCs w:val="24"/>
          <w:lang w:val="en-US"/>
        </w:rPr>
        <w:t>compared with the normal parked condition.</w:t>
      </w:r>
    </w:p>
    <w:p w:rsidR="008D5EC2" w:rsidRDefault="008D5EC2" w:rsidP="00CE34F7">
      <w:pPr>
        <w:autoSpaceDE w:val="0"/>
        <w:autoSpaceDN w:val="0"/>
        <w:adjustRightInd w:val="0"/>
        <w:spacing w:after="0" w:line="240" w:lineRule="auto"/>
        <w:jc w:val="both"/>
        <w:rPr>
          <w:rFonts w:ascii="Times New Roman" w:hAnsi="Times New Roman"/>
          <w:sz w:val="24"/>
          <w:szCs w:val="24"/>
          <w:lang w:val="en-US"/>
        </w:rPr>
      </w:pPr>
    </w:p>
    <w:p w:rsidR="002D61F4" w:rsidRDefault="00DB7422"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 xml:space="preserve">In this paper, </w:t>
      </w:r>
      <w:r w:rsidR="004C4D38">
        <w:rPr>
          <w:rFonts w:ascii="Times New Roman" w:hAnsi="Times New Roman"/>
          <w:sz w:val="24"/>
          <w:szCs w:val="24"/>
          <w:lang w:val="en-US"/>
        </w:rPr>
        <w:t>a</w:t>
      </w:r>
      <w:r w:rsidR="00A35A5A">
        <w:rPr>
          <w:rFonts w:ascii="Times New Roman" w:hAnsi="Times New Roman" w:hint="eastAsia"/>
          <w:sz w:val="24"/>
          <w:szCs w:val="24"/>
          <w:lang w:val="en-US"/>
        </w:rPr>
        <w:t xml:space="preserve"> </w:t>
      </w:r>
      <w:proofErr w:type="spellStart"/>
      <w:r w:rsidR="00A35A5A">
        <w:rPr>
          <w:rFonts w:ascii="Times New Roman" w:hAnsi="Times New Roman" w:hint="eastAsia"/>
          <w:sz w:val="24"/>
          <w:szCs w:val="24"/>
          <w:lang w:val="en-US"/>
        </w:rPr>
        <w:t>catenary</w:t>
      </w:r>
      <w:proofErr w:type="spellEnd"/>
      <w:r w:rsidR="00A35A5A">
        <w:rPr>
          <w:rFonts w:ascii="Times New Roman" w:hAnsi="Times New Roman" w:hint="eastAsia"/>
          <w:sz w:val="24"/>
          <w:szCs w:val="24"/>
          <w:lang w:val="en-US"/>
        </w:rPr>
        <w:t xml:space="preserve"> moored deep spar </w:t>
      </w:r>
      <w:r w:rsidR="004F5589">
        <w:rPr>
          <w:rFonts w:ascii="Times New Roman" w:hAnsi="Times New Roman" w:hint="eastAsia"/>
          <w:sz w:val="24"/>
          <w:szCs w:val="24"/>
          <w:lang w:val="en-US"/>
        </w:rPr>
        <w:t>FWT</w:t>
      </w:r>
      <w:r w:rsidR="00A35A5A">
        <w:rPr>
          <w:rFonts w:ascii="Times New Roman" w:hAnsi="Times New Roman" w:hint="eastAsia"/>
          <w:sz w:val="24"/>
          <w:szCs w:val="24"/>
          <w:lang w:val="en-US"/>
        </w:rPr>
        <w:t xml:space="preserve"> is selected. T</w:t>
      </w:r>
      <w:r>
        <w:rPr>
          <w:rFonts w:ascii="Times New Roman" w:hAnsi="Times New Roman" w:hint="eastAsia"/>
          <w:sz w:val="24"/>
          <w:szCs w:val="24"/>
          <w:lang w:val="en-US"/>
        </w:rPr>
        <w:t xml:space="preserve">he aerodynamic </w:t>
      </w:r>
      <w:r w:rsidR="00A35A5A">
        <w:rPr>
          <w:rFonts w:ascii="Times New Roman" w:hAnsi="Times New Roman" w:hint="eastAsia"/>
          <w:sz w:val="24"/>
          <w:szCs w:val="24"/>
          <w:lang w:val="en-US"/>
        </w:rPr>
        <w:t xml:space="preserve">load and hydrodynamic load </w:t>
      </w:r>
      <w:r>
        <w:rPr>
          <w:rFonts w:ascii="Times New Roman" w:hAnsi="Times New Roman" w:hint="eastAsia"/>
          <w:sz w:val="24"/>
          <w:szCs w:val="24"/>
          <w:lang w:val="en-US"/>
        </w:rPr>
        <w:t>under normal and fa</w:t>
      </w:r>
      <w:r w:rsidR="00A35A5A">
        <w:rPr>
          <w:rFonts w:ascii="Times New Roman" w:hAnsi="Times New Roman" w:hint="eastAsia"/>
          <w:sz w:val="24"/>
          <w:szCs w:val="24"/>
          <w:lang w:val="en-US"/>
        </w:rPr>
        <w:t>ult condition</w:t>
      </w:r>
      <w:ins w:id="11" w:author="jiangzhiy" w:date="2011-12-03T10:47:00Z">
        <w:r w:rsidR="00051419">
          <w:rPr>
            <w:rFonts w:ascii="Times New Roman" w:hAnsi="Times New Roman" w:hint="eastAsia"/>
            <w:sz w:val="24"/>
            <w:szCs w:val="24"/>
            <w:lang w:val="en-US"/>
          </w:rPr>
          <w:t>s</w:t>
        </w:r>
      </w:ins>
      <w:r w:rsidR="00A35A5A">
        <w:rPr>
          <w:rFonts w:ascii="Times New Roman" w:hAnsi="Times New Roman" w:hint="eastAsia"/>
          <w:sz w:val="24"/>
          <w:szCs w:val="24"/>
          <w:lang w:val="en-US"/>
        </w:rPr>
        <w:t xml:space="preserve"> are analyzed</w:t>
      </w:r>
      <w:r>
        <w:rPr>
          <w:rFonts w:ascii="Times New Roman" w:hAnsi="Times New Roman" w:hint="eastAsia"/>
          <w:sz w:val="24"/>
          <w:szCs w:val="24"/>
          <w:lang w:val="en-US"/>
        </w:rPr>
        <w:t xml:space="preserve">. </w:t>
      </w:r>
      <w:r w:rsidR="00A35A5A">
        <w:rPr>
          <w:rFonts w:ascii="Times New Roman" w:hAnsi="Times New Roman" w:hint="eastAsia"/>
          <w:sz w:val="24"/>
          <w:szCs w:val="24"/>
          <w:lang w:val="en-US"/>
        </w:rPr>
        <w:t>The s</w:t>
      </w:r>
      <w:r w:rsidR="007D7BE8">
        <w:rPr>
          <w:rFonts w:ascii="Times New Roman" w:hAnsi="Times New Roman" w:hint="eastAsia"/>
          <w:sz w:val="24"/>
          <w:szCs w:val="24"/>
          <w:lang w:val="en-US"/>
        </w:rPr>
        <w:t xml:space="preserve">teady state </w:t>
      </w:r>
      <w:r w:rsidR="00B44400">
        <w:rPr>
          <w:rFonts w:ascii="Times New Roman" w:hAnsi="Times New Roman" w:hint="eastAsia"/>
          <w:sz w:val="24"/>
          <w:szCs w:val="24"/>
          <w:lang w:val="en-US"/>
        </w:rPr>
        <w:t>responses</w:t>
      </w:r>
      <w:r w:rsidR="007D7BE8">
        <w:rPr>
          <w:rFonts w:ascii="Times New Roman" w:hAnsi="Times New Roman" w:hint="eastAsia"/>
          <w:sz w:val="24"/>
          <w:szCs w:val="24"/>
          <w:lang w:val="en-US"/>
        </w:rPr>
        <w:t xml:space="preserve"> of the parked turbine</w:t>
      </w:r>
      <w:r w:rsidR="00B44400">
        <w:rPr>
          <w:rFonts w:ascii="Times New Roman" w:hAnsi="Times New Roman" w:hint="eastAsia"/>
          <w:sz w:val="24"/>
          <w:szCs w:val="24"/>
          <w:lang w:val="en-US"/>
        </w:rPr>
        <w:t xml:space="preserve"> are performed using </w:t>
      </w:r>
      <w:ins w:id="12" w:author="jiangzhiy" w:date="2011-12-03T10:47:00Z">
        <w:r w:rsidR="00051419">
          <w:rPr>
            <w:rFonts w:ascii="Times New Roman" w:hAnsi="Times New Roman" w:hint="eastAsia"/>
            <w:sz w:val="24"/>
            <w:szCs w:val="24"/>
            <w:lang w:val="en-US"/>
          </w:rPr>
          <w:t xml:space="preserve">the </w:t>
        </w:r>
      </w:ins>
      <w:r w:rsidR="00B44400">
        <w:rPr>
          <w:rFonts w:ascii="Times New Roman" w:hAnsi="Times New Roman" w:hint="eastAsia"/>
          <w:sz w:val="24"/>
          <w:szCs w:val="24"/>
          <w:lang w:val="en-US"/>
        </w:rPr>
        <w:t>HAWC2</w:t>
      </w:r>
      <w:ins w:id="13" w:author="jiangzhiy" w:date="2011-12-03T10:47:00Z">
        <w:r w:rsidR="00051419">
          <w:rPr>
            <w:rFonts w:ascii="Times New Roman" w:hAnsi="Times New Roman" w:hint="eastAsia"/>
            <w:sz w:val="24"/>
            <w:szCs w:val="24"/>
            <w:lang w:val="en-US"/>
          </w:rPr>
          <w:t xml:space="preserve"> code</w:t>
        </w:r>
      </w:ins>
      <w:r w:rsidR="000A42DC">
        <w:rPr>
          <w:rFonts w:ascii="Times New Roman" w:hAnsi="Times New Roman"/>
          <w:sz w:val="24"/>
          <w:szCs w:val="24"/>
          <w:lang w:val="en-US"/>
        </w:rPr>
        <w:fldChar w:fldCharType="begin"/>
      </w:r>
      <w:r w:rsidR="000A42DC">
        <w:rPr>
          <w:rFonts w:ascii="Times New Roman" w:hAnsi="Times New Roman"/>
          <w:sz w:val="24"/>
          <w:szCs w:val="24"/>
          <w:lang w:val="en-US"/>
        </w:rPr>
        <w:instrText xml:space="preserve"> ADDIN EN.CITE &lt;EndNote&gt;&lt;Cite&gt;&lt;Author&gt;Laboratory&lt;/Author&gt;&lt;Year&gt;2009&lt;/Year&gt;&lt;RecNum&gt;163&lt;/RecNum&gt;&lt;DisplayText&gt;[15]&lt;/DisplayText&gt;&lt;record&gt;&lt;rec-number&gt;163&lt;/rec-number&gt;&lt;foreign-keys&gt;&lt;key app="EN" db-id="tsx5rd0xkw5tswesdpwv0f2zfxwrdw09zrwe"&gt;163&lt;/key&gt;&lt;/foreign-keys&gt;&lt;ref-type name="Report"&gt;27&lt;/ref-type&gt;&lt;contributors&gt;&lt;authors&gt;&lt;author&gt;Risø National Laboratory&lt;/author&gt;&lt;/authors&gt;&lt;/contributors&gt;&lt;titles&gt;&lt;title&gt;How 2 HAWC2, The User&amp;apos;s Manual&lt;/title&gt;&lt;/titles&gt;&lt;dates&gt;&lt;year&gt;2009&lt;/year&gt;&lt;/dates&gt;&lt;publisher&gt;Technical University of Denmark&lt;/publisher&gt;&lt;urls&gt;&lt;/urls&gt;&lt;/record&gt;&lt;/Cite&gt;&lt;/EndNote&gt;</w:instrText>
      </w:r>
      <w:r w:rsidR="000A42DC">
        <w:rPr>
          <w:rFonts w:ascii="Times New Roman" w:hAnsi="Times New Roman"/>
          <w:sz w:val="24"/>
          <w:szCs w:val="24"/>
          <w:lang w:val="en-US"/>
        </w:rPr>
        <w:fldChar w:fldCharType="separate"/>
      </w:r>
      <w:r w:rsidR="000A42DC">
        <w:rPr>
          <w:rFonts w:ascii="Times New Roman" w:hAnsi="Times New Roman"/>
          <w:noProof/>
          <w:sz w:val="24"/>
          <w:szCs w:val="24"/>
          <w:lang w:val="en-US"/>
        </w:rPr>
        <w:t>[</w:t>
      </w:r>
      <w:hyperlink w:anchor="_ENREF_15" w:tooltip="Laboratory, 2009 #163" w:history="1">
        <w:r w:rsidR="000A42DC">
          <w:rPr>
            <w:rFonts w:ascii="Times New Roman" w:hAnsi="Times New Roman"/>
            <w:noProof/>
            <w:sz w:val="24"/>
            <w:szCs w:val="24"/>
            <w:lang w:val="en-US"/>
          </w:rPr>
          <w:t>15</w:t>
        </w:r>
      </w:hyperlink>
      <w:r w:rsidR="000A42DC">
        <w:rPr>
          <w:rFonts w:ascii="Times New Roman" w:hAnsi="Times New Roman"/>
          <w:noProof/>
          <w:sz w:val="24"/>
          <w:szCs w:val="24"/>
          <w:lang w:val="en-US"/>
        </w:rPr>
        <w:t>]</w:t>
      </w:r>
      <w:r w:rsidR="000A42DC">
        <w:rPr>
          <w:rFonts w:ascii="Times New Roman" w:hAnsi="Times New Roman"/>
          <w:sz w:val="24"/>
          <w:szCs w:val="24"/>
          <w:lang w:val="en-US"/>
        </w:rPr>
        <w:fldChar w:fldCharType="end"/>
      </w:r>
      <w:r w:rsidR="00B44400">
        <w:rPr>
          <w:rFonts w:ascii="Times New Roman" w:hAnsi="Times New Roman" w:hint="eastAsia"/>
          <w:sz w:val="24"/>
          <w:szCs w:val="24"/>
          <w:lang w:val="en-US"/>
        </w:rPr>
        <w:t>.</w:t>
      </w:r>
      <w:r w:rsidR="003C7F8A">
        <w:rPr>
          <w:rFonts w:ascii="Times New Roman" w:hAnsi="Times New Roman" w:hint="eastAsia"/>
          <w:sz w:val="24"/>
          <w:szCs w:val="24"/>
          <w:lang w:val="en-US"/>
        </w:rPr>
        <w:t xml:space="preserve"> </w:t>
      </w:r>
      <w:r w:rsidR="00B67383">
        <w:rPr>
          <w:rFonts w:ascii="Times New Roman" w:hAnsi="Times New Roman" w:hint="eastAsia"/>
          <w:sz w:val="24"/>
          <w:szCs w:val="24"/>
          <w:lang w:val="en-US"/>
        </w:rPr>
        <w:t>Nonlinear m</w:t>
      </w:r>
      <w:r w:rsidR="004700F6">
        <w:rPr>
          <w:rFonts w:ascii="Times New Roman" w:hAnsi="Times New Roman" w:hint="eastAsia"/>
          <w:sz w:val="24"/>
          <w:szCs w:val="24"/>
          <w:lang w:val="en-US"/>
        </w:rPr>
        <w:t xml:space="preserve">ooring line forces are fed to </w:t>
      </w:r>
      <w:r w:rsidR="003C7F8A">
        <w:rPr>
          <w:rFonts w:ascii="Times New Roman" w:hAnsi="Times New Roman" w:hint="eastAsia"/>
          <w:sz w:val="24"/>
          <w:szCs w:val="24"/>
          <w:lang w:val="en-US"/>
        </w:rPr>
        <w:t xml:space="preserve">HAWC2 at each time step through the dynamic link library. </w:t>
      </w:r>
      <w:r w:rsidR="00B67383">
        <w:rPr>
          <w:rFonts w:ascii="Times New Roman" w:hAnsi="Times New Roman" w:hint="eastAsia"/>
          <w:sz w:val="24"/>
          <w:szCs w:val="24"/>
          <w:lang w:val="en-US"/>
        </w:rPr>
        <w:t xml:space="preserve">Aerodynamic loads are calculated </w:t>
      </w:r>
      <w:r w:rsidR="00BA1A92">
        <w:rPr>
          <w:rFonts w:ascii="Times New Roman" w:hAnsi="Times New Roman" w:hint="eastAsia"/>
          <w:sz w:val="24"/>
          <w:szCs w:val="24"/>
          <w:lang w:val="en-US"/>
        </w:rPr>
        <w:t xml:space="preserve">based on the </w:t>
      </w:r>
      <w:ins w:id="14" w:author="jiangzhiy" w:date="2011-12-03T19:53:00Z">
        <w:r w:rsidR="000A1E88">
          <w:rPr>
            <w:rFonts w:ascii="Times New Roman" w:hAnsi="Times New Roman" w:hint="eastAsia"/>
            <w:sz w:val="24"/>
            <w:szCs w:val="24"/>
            <w:lang w:val="en-US"/>
          </w:rPr>
          <w:t xml:space="preserve">steady-state </w:t>
        </w:r>
      </w:ins>
      <w:r w:rsidR="00BA1A92">
        <w:rPr>
          <w:rFonts w:ascii="Times New Roman" w:hAnsi="Times New Roman" w:hint="eastAsia"/>
          <w:sz w:val="24"/>
          <w:szCs w:val="24"/>
          <w:lang w:val="en-US"/>
        </w:rPr>
        <w:t xml:space="preserve">airfoil data </w:t>
      </w:r>
      <w:r w:rsidR="00B67383">
        <w:rPr>
          <w:rFonts w:ascii="Times New Roman" w:hAnsi="Times New Roman" w:hint="eastAsia"/>
          <w:sz w:val="24"/>
          <w:szCs w:val="24"/>
          <w:lang w:val="en-US"/>
        </w:rPr>
        <w:t xml:space="preserve">of lift and drag coefficient. </w:t>
      </w:r>
      <w:r w:rsidR="003C7F8A">
        <w:rPr>
          <w:rFonts w:ascii="Times New Roman" w:hAnsi="Times New Roman" w:hint="eastAsia"/>
          <w:sz w:val="24"/>
          <w:szCs w:val="24"/>
          <w:lang w:val="en-US"/>
        </w:rPr>
        <w:t xml:space="preserve">Hydrodynamic </w:t>
      </w:r>
      <w:r w:rsidR="00B67383">
        <w:rPr>
          <w:rFonts w:ascii="Times New Roman" w:hAnsi="Times New Roman" w:hint="eastAsia"/>
          <w:sz w:val="24"/>
          <w:szCs w:val="24"/>
          <w:lang w:val="en-US"/>
        </w:rPr>
        <w:t>forces are calculated based on Morison equation considering instantaneous position of the platform. V</w:t>
      </w:r>
      <w:r w:rsidR="003C7F8A">
        <w:rPr>
          <w:rFonts w:ascii="Times New Roman" w:hAnsi="Times New Roman" w:hint="eastAsia"/>
          <w:sz w:val="24"/>
          <w:szCs w:val="24"/>
          <w:lang w:val="en-US"/>
        </w:rPr>
        <w:t xml:space="preserve">alidation </w:t>
      </w:r>
      <w:r w:rsidR="00B67383">
        <w:rPr>
          <w:rFonts w:ascii="Times New Roman" w:hAnsi="Times New Roman" w:hint="eastAsia"/>
          <w:sz w:val="24"/>
          <w:szCs w:val="24"/>
          <w:lang w:val="en-US"/>
        </w:rPr>
        <w:t xml:space="preserve">of the </w:t>
      </w:r>
      <w:r w:rsidR="004700F6">
        <w:rPr>
          <w:rFonts w:ascii="Times New Roman" w:hAnsi="Times New Roman" w:hint="eastAsia"/>
          <w:sz w:val="24"/>
          <w:szCs w:val="24"/>
          <w:lang w:val="en-US"/>
        </w:rPr>
        <w:t xml:space="preserve">hydrodynamics of </w:t>
      </w:r>
      <w:r w:rsidR="00B67383">
        <w:rPr>
          <w:rFonts w:ascii="Times New Roman" w:hAnsi="Times New Roman" w:hint="eastAsia"/>
          <w:sz w:val="24"/>
          <w:szCs w:val="24"/>
          <w:lang w:val="en-US"/>
        </w:rPr>
        <w:t>HAWC</w:t>
      </w:r>
      <w:r w:rsidR="004700F6">
        <w:rPr>
          <w:rFonts w:ascii="Times New Roman" w:hAnsi="Times New Roman" w:hint="eastAsia"/>
          <w:sz w:val="24"/>
          <w:szCs w:val="24"/>
          <w:lang w:val="en-US"/>
        </w:rPr>
        <w:t>2</w:t>
      </w:r>
      <w:r w:rsidR="00B67383">
        <w:rPr>
          <w:rFonts w:ascii="Times New Roman" w:hAnsi="Times New Roman" w:hint="eastAsia"/>
          <w:sz w:val="24"/>
          <w:szCs w:val="24"/>
          <w:lang w:val="en-US"/>
        </w:rPr>
        <w:t xml:space="preserve"> can be found in</w:t>
      </w:r>
      <w:r w:rsidR="000A42DC">
        <w:rPr>
          <w:rFonts w:ascii="Times New Roman" w:hAnsi="Times New Roman"/>
          <w:sz w:val="24"/>
          <w:szCs w:val="24"/>
          <w:lang w:val="en-US"/>
        </w:rPr>
        <w:fldChar w:fldCharType="begin"/>
      </w:r>
      <w:r w:rsidR="000A42DC">
        <w:rPr>
          <w:rFonts w:ascii="Times New Roman" w:hAnsi="Times New Roman"/>
          <w:sz w:val="24"/>
          <w:szCs w:val="24"/>
          <w:lang w:val="en-US"/>
        </w:rPr>
        <w:instrText xml:space="preserve"> ADDIN EN.CITE &lt;EndNote&gt;&lt;Cite&gt;&lt;Author&gt;Karimirad&lt;/Author&gt;&lt;Year&gt;2011&lt;/Year&gt;&lt;RecNum&gt;164&lt;/RecNum&gt;&lt;DisplayText&gt;[16, 17]&lt;/DisplayText&gt;&lt;record&gt;&lt;rec-number&gt;164&lt;/rec-number&gt;&lt;foreign-keys&gt;&lt;key app="EN" db-id="tsx5rd0xkw5tswesdpwv0f2zfxwrdw09zrwe"&gt;164&lt;/key&gt;&lt;/foreign</w:instrText>
      </w:r>
      <w:r w:rsidR="000A42DC">
        <w:rPr>
          <w:rFonts w:ascii="Times New Roman" w:hAnsi="Times New Roman" w:hint="eastAsia"/>
          <w:sz w:val="24"/>
          <w:szCs w:val="24"/>
          <w:lang w:val="en-US"/>
        </w:rPr>
        <w:instrText>-keys&gt;&lt;ref-type name="Journal Article"&gt;17&lt;/ref-type&gt;&lt;contributors&gt;&lt;authors&gt;&lt;author&gt;Karimirad, M.&lt;/author&gt;&lt;author&gt;Moan, T.&lt;/author&gt;&lt;/authors&gt;&lt;/contributors&gt;&lt;titles&gt;&lt;title&gt;Wave and Wind Induced Dynamic Response of a Spar</w:instrText>
      </w:r>
      <w:r w:rsidR="000A42DC">
        <w:rPr>
          <w:rFonts w:ascii="Times New Roman" w:hAnsi="Times New Roman" w:hint="eastAsia"/>
          <w:sz w:val="24"/>
          <w:szCs w:val="24"/>
          <w:lang w:val="en-US"/>
        </w:rPr>
        <w:instrText>‐</w:instrText>
      </w:r>
      <w:r w:rsidR="000A42DC">
        <w:rPr>
          <w:rFonts w:ascii="Times New Roman" w:hAnsi="Times New Roman" w:hint="eastAsia"/>
          <w:sz w:val="24"/>
          <w:szCs w:val="24"/>
          <w:lang w:val="en-US"/>
        </w:rPr>
        <w:instrText>Type Offshore Wind Turbine&lt;/title&gt;&lt;s</w:instrText>
      </w:r>
      <w:r w:rsidR="000A42DC">
        <w:rPr>
          <w:rFonts w:ascii="Times New Roman" w:hAnsi="Times New Roman"/>
          <w:sz w:val="24"/>
          <w:szCs w:val="24"/>
          <w:lang w:val="en-US"/>
        </w:rPr>
        <w:instrText>econdary-title&gt;Journal of Waterway, Port, Coastal, and Ocean Engineering&lt;/secondary-title&gt;&lt;/titles&gt;&lt;periodical&gt;&lt;full-title&gt;Journal of Waterway, Port, Coastal, and Ocean Engineering&lt;/full-title&gt;&lt;/periodical&gt;&lt;pages&gt;55&lt;/pages&gt;&lt;volume&gt;1&lt;/volume&gt;&lt;number&gt;1&lt;/number&gt;&lt;dates&gt;&lt;year&gt;2011&lt;/year&gt;&lt;/dates&gt;&lt;isbn&gt;0733-950X&lt;/isbn&gt;&lt;urls&gt;&lt;/urls&gt;&lt;/record&gt;&lt;/Cite&gt;&lt;Cite&gt;&lt;Author&gt;Karimirad&lt;/Author&gt;&lt;Year&gt;2011&lt;/Year&gt;&lt;RecNum&gt;165&lt;/RecNum&gt;&lt;record&gt;&lt;rec-number&gt;165&lt;/rec-number&gt;&lt;foreign-keys&gt;&lt;key app="EN" db-id="tsx5rd0xkw5tswesdpwv0f2zfxwrdw09zrwe"&gt;165&lt;/key&gt;&lt;/foreign-keys&gt;&lt;ref-type name="Journal Article"&gt;17&lt;/ref-type&gt;&lt;contributors&gt;&lt;authors&gt;&lt;author&gt;Karimirad, M.&lt;/author&gt;&lt;author&gt;Meissonnier, Q.&lt;/author&gt;&lt;author&gt;Gao, Z.&lt;/author&gt;&lt;author&gt;Moan, T.&lt;/author&gt;&lt;/authors&gt;&lt;/contributors&gt;&lt;titles&gt;&lt;title&gt;Hydroelastic code-to-code comparison for a tension leg spar-type floating wind turbine&lt;/title&gt;&lt;secondary-title&gt;Marine Structures&lt;/secondary-title&gt;&lt;/titles&gt;&lt;periodical&gt;&lt;full-title&gt;Marine Structures&lt;/full-title&gt;&lt;/periodical&gt;&lt;dates&gt;&lt;year&gt;2011&lt;/year&gt;&lt;/dates&gt;&lt;isbn&gt;0951-8339&lt;/isbn&gt;&lt;urls&gt;&lt;/urls&gt;&lt;/record&gt;&lt;/Cite&gt;&lt;/EndNote&gt;</w:instrText>
      </w:r>
      <w:r w:rsidR="000A42DC">
        <w:rPr>
          <w:rFonts w:ascii="Times New Roman" w:hAnsi="Times New Roman"/>
          <w:sz w:val="24"/>
          <w:szCs w:val="24"/>
          <w:lang w:val="en-US"/>
        </w:rPr>
        <w:fldChar w:fldCharType="separate"/>
      </w:r>
      <w:r w:rsidR="000A42DC">
        <w:rPr>
          <w:rFonts w:ascii="Times New Roman" w:hAnsi="Times New Roman"/>
          <w:noProof/>
          <w:sz w:val="24"/>
          <w:szCs w:val="24"/>
          <w:lang w:val="en-US"/>
        </w:rPr>
        <w:t>[</w:t>
      </w:r>
      <w:hyperlink w:anchor="_ENREF_16" w:tooltip="Karimirad, 2011 #164" w:history="1">
        <w:r w:rsidR="000A42DC">
          <w:rPr>
            <w:rFonts w:ascii="Times New Roman" w:hAnsi="Times New Roman"/>
            <w:noProof/>
            <w:sz w:val="24"/>
            <w:szCs w:val="24"/>
            <w:lang w:val="en-US"/>
          </w:rPr>
          <w:t>16</w:t>
        </w:r>
      </w:hyperlink>
      <w:r w:rsidR="000A42DC">
        <w:rPr>
          <w:rFonts w:ascii="Times New Roman" w:hAnsi="Times New Roman"/>
          <w:noProof/>
          <w:sz w:val="24"/>
          <w:szCs w:val="24"/>
          <w:lang w:val="en-US"/>
        </w:rPr>
        <w:t xml:space="preserve">, </w:t>
      </w:r>
      <w:hyperlink w:anchor="_ENREF_17" w:tooltip="Karimirad, 2011 #165" w:history="1">
        <w:r w:rsidR="000A42DC">
          <w:rPr>
            <w:rFonts w:ascii="Times New Roman" w:hAnsi="Times New Roman"/>
            <w:noProof/>
            <w:sz w:val="24"/>
            <w:szCs w:val="24"/>
            <w:lang w:val="en-US"/>
          </w:rPr>
          <w:t>17</w:t>
        </w:r>
      </w:hyperlink>
      <w:r w:rsidR="000A42DC">
        <w:rPr>
          <w:rFonts w:ascii="Times New Roman" w:hAnsi="Times New Roman"/>
          <w:noProof/>
          <w:sz w:val="24"/>
          <w:szCs w:val="24"/>
          <w:lang w:val="en-US"/>
        </w:rPr>
        <w:t>]</w:t>
      </w:r>
      <w:r w:rsidR="000A42DC">
        <w:rPr>
          <w:rFonts w:ascii="Times New Roman" w:hAnsi="Times New Roman"/>
          <w:sz w:val="24"/>
          <w:szCs w:val="24"/>
          <w:lang w:val="en-US"/>
        </w:rPr>
        <w:fldChar w:fldCharType="end"/>
      </w:r>
      <w:r w:rsidR="00B67383">
        <w:rPr>
          <w:rFonts w:ascii="Times New Roman" w:hAnsi="Times New Roman" w:hint="eastAsia"/>
          <w:sz w:val="24"/>
          <w:szCs w:val="24"/>
          <w:lang w:val="en-US"/>
        </w:rPr>
        <w:t xml:space="preserve">. </w:t>
      </w:r>
      <w:ins w:id="15" w:author="jiangzhiy" w:date="2011-12-03T19:53:00Z">
        <w:r w:rsidR="000A1E88">
          <w:rPr>
            <w:rFonts w:ascii="Times New Roman" w:hAnsi="Times New Roman" w:hint="eastAsia"/>
            <w:sz w:val="24"/>
            <w:szCs w:val="24"/>
            <w:lang w:val="en-US"/>
          </w:rPr>
          <w:t xml:space="preserve">Responses are calculated based on </w:t>
        </w:r>
      </w:ins>
      <w:ins w:id="16" w:author="jiangzhiy" w:date="2011-12-03T19:54:00Z">
        <w:r w:rsidR="000A1E88">
          <w:rPr>
            <w:rFonts w:ascii="Times New Roman" w:hAnsi="Times New Roman" w:hint="eastAsia"/>
            <w:sz w:val="24"/>
            <w:szCs w:val="24"/>
            <w:lang w:val="en-US"/>
          </w:rPr>
          <w:t>a multi-body formulation.</w:t>
        </w:r>
      </w:ins>
    </w:p>
    <w:p w:rsidR="002D61F4" w:rsidRDefault="002D61F4" w:rsidP="00CE34F7">
      <w:pPr>
        <w:autoSpaceDE w:val="0"/>
        <w:autoSpaceDN w:val="0"/>
        <w:adjustRightInd w:val="0"/>
        <w:spacing w:after="0" w:line="240" w:lineRule="auto"/>
        <w:jc w:val="both"/>
        <w:rPr>
          <w:rFonts w:ascii="Times New Roman" w:hAnsi="Times New Roman"/>
          <w:sz w:val="24"/>
          <w:szCs w:val="24"/>
          <w:lang w:val="en-US"/>
        </w:rPr>
      </w:pPr>
    </w:p>
    <w:p w:rsidR="002E3AE6" w:rsidRDefault="004700F6"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Environmental conditions with 1-y</w:t>
      </w:r>
      <w:r w:rsidR="00A01DF5">
        <w:rPr>
          <w:rFonts w:ascii="Times New Roman" w:hAnsi="Times New Roman"/>
          <w:sz w:val="24"/>
          <w:szCs w:val="24"/>
          <w:lang w:val="en-US"/>
        </w:rPr>
        <w:t>ea</w:t>
      </w:r>
      <w:r>
        <w:rPr>
          <w:rFonts w:ascii="Times New Roman" w:hAnsi="Times New Roman" w:hint="eastAsia"/>
          <w:sz w:val="24"/>
          <w:szCs w:val="24"/>
          <w:lang w:val="en-US"/>
        </w:rPr>
        <w:t>r and 50-y</w:t>
      </w:r>
      <w:r w:rsidR="00A01DF5">
        <w:rPr>
          <w:rFonts w:ascii="Times New Roman" w:hAnsi="Times New Roman"/>
          <w:sz w:val="24"/>
          <w:szCs w:val="24"/>
          <w:lang w:val="en-US"/>
        </w:rPr>
        <w:t>ea</w:t>
      </w:r>
      <w:r>
        <w:rPr>
          <w:rFonts w:ascii="Times New Roman" w:hAnsi="Times New Roman" w:hint="eastAsia"/>
          <w:sz w:val="24"/>
          <w:szCs w:val="24"/>
          <w:lang w:val="en-US"/>
        </w:rPr>
        <w:t>r recurrence period are chosen from the environmental contour line</w:t>
      </w:r>
      <w:del w:id="17" w:author="jiangzhiy" w:date="2011-12-03T12:08:00Z">
        <w:r w:rsidDel="001074B2">
          <w:rPr>
            <w:rFonts w:ascii="Times New Roman" w:hAnsi="Times New Roman" w:hint="eastAsia"/>
            <w:sz w:val="24"/>
            <w:szCs w:val="24"/>
            <w:lang w:val="en-US"/>
          </w:rPr>
          <w:delText xml:space="preserve"> due to lack of knowledge of fault situation and extreme external conditions.</w:delText>
        </w:r>
        <w:r w:rsidR="00713E3D" w:rsidDel="001074B2">
          <w:rPr>
            <w:rFonts w:ascii="Times New Roman" w:hAnsi="Times New Roman" w:hint="eastAsia"/>
            <w:sz w:val="24"/>
            <w:szCs w:val="24"/>
            <w:lang w:val="en-US"/>
          </w:rPr>
          <w:delText xml:space="preserve"> </w:delText>
        </w:r>
        <w:r w:rsidDel="001074B2">
          <w:rPr>
            <w:rFonts w:ascii="Times New Roman" w:hAnsi="Times New Roman" w:hint="eastAsia"/>
            <w:sz w:val="24"/>
            <w:szCs w:val="24"/>
            <w:lang w:val="en-US"/>
          </w:rPr>
          <w:delText>This may be on the conservative sid</w:delText>
        </w:r>
      </w:del>
      <w:del w:id="18" w:author="jiangzhiy" w:date="2011-12-03T12:09:00Z">
        <w:r w:rsidDel="001074B2">
          <w:rPr>
            <w:rFonts w:ascii="Times New Roman" w:hAnsi="Times New Roman" w:hint="eastAsia"/>
            <w:sz w:val="24"/>
            <w:szCs w:val="24"/>
            <w:lang w:val="en-US"/>
          </w:rPr>
          <w:delText>e</w:delText>
        </w:r>
      </w:del>
      <w:r>
        <w:rPr>
          <w:rFonts w:ascii="Times New Roman" w:hAnsi="Times New Roman" w:hint="eastAsia"/>
          <w:sz w:val="24"/>
          <w:szCs w:val="24"/>
          <w:lang w:val="en-US"/>
        </w:rPr>
        <w:t>.</w:t>
      </w:r>
      <w:r w:rsidR="00713E3D">
        <w:rPr>
          <w:rFonts w:ascii="Times New Roman" w:hAnsi="Times New Roman" w:hint="eastAsia"/>
          <w:sz w:val="24"/>
          <w:szCs w:val="24"/>
          <w:lang w:val="en-US"/>
        </w:rPr>
        <w:t xml:space="preserve"> </w:t>
      </w:r>
      <w:ins w:id="19" w:author="jiangzhiy" w:date="2011-12-03T12:10:00Z">
        <w:r w:rsidR="001074B2">
          <w:rPr>
            <w:rFonts w:ascii="Times New Roman" w:hAnsi="Times New Roman" w:hint="eastAsia"/>
            <w:sz w:val="24"/>
            <w:szCs w:val="24"/>
            <w:lang w:val="en-US"/>
          </w:rPr>
          <w:t xml:space="preserve">Since the </w:t>
        </w:r>
        <w:r w:rsidR="001074B2">
          <w:rPr>
            <w:rFonts w:ascii="Times New Roman" w:hAnsi="Times New Roman"/>
            <w:sz w:val="24"/>
            <w:szCs w:val="24"/>
            <w:lang w:val="en-US"/>
          </w:rPr>
          <w:t>correlation</w:t>
        </w:r>
        <w:r w:rsidR="001074B2">
          <w:rPr>
            <w:rFonts w:ascii="Times New Roman" w:hAnsi="Times New Roman" w:hint="eastAsia"/>
            <w:sz w:val="24"/>
            <w:szCs w:val="24"/>
            <w:lang w:val="en-US"/>
          </w:rPr>
          <w:t xml:space="preserve"> between a fault sit</w:t>
        </w:r>
      </w:ins>
      <w:ins w:id="20" w:author="jiangzhiy" w:date="2011-12-03T12:11:00Z">
        <w:r w:rsidR="001074B2">
          <w:rPr>
            <w:rFonts w:ascii="Times New Roman" w:hAnsi="Times New Roman" w:hint="eastAsia"/>
            <w:sz w:val="24"/>
            <w:szCs w:val="24"/>
            <w:lang w:val="en-US"/>
          </w:rPr>
          <w:t xml:space="preserve">uation and </w:t>
        </w:r>
      </w:ins>
      <w:ins w:id="21" w:author="jiangzhiy" w:date="2011-12-03T12:12:00Z">
        <w:r w:rsidR="001074B2">
          <w:rPr>
            <w:rFonts w:ascii="Times New Roman" w:hAnsi="Times New Roman" w:hint="eastAsia"/>
            <w:sz w:val="24"/>
            <w:szCs w:val="24"/>
            <w:lang w:val="en-US"/>
          </w:rPr>
          <w:t>an extreme external condition remains unk</w:t>
        </w:r>
      </w:ins>
      <w:ins w:id="22" w:author="jiangzhiy" w:date="2011-12-04T22:12:00Z">
        <w:r w:rsidR="00794E0F">
          <w:rPr>
            <w:rFonts w:ascii="Times New Roman" w:hAnsi="Times New Roman" w:hint="eastAsia"/>
            <w:sz w:val="24"/>
            <w:szCs w:val="24"/>
            <w:lang w:val="en-US"/>
          </w:rPr>
          <w:t>n</w:t>
        </w:r>
      </w:ins>
      <w:ins w:id="23" w:author="jiangzhiy" w:date="2011-12-03T12:12:00Z">
        <w:r w:rsidR="001074B2">
          <w:rPr>
            <w:rFonts w:ascii="Times New Roman" w:hAnsi="Times New Roman" w:hint="eastAsia"/>
            <w:sz w:val="24"/>
            <w:szCs w:val="24"/>
            <w:lang w:val="en-US"/>
          </w:rPr>
          <w:t xml:space="preserve">own, the </w:t>
        </w:r>
      </w:ins>
      <w:ins w:id="24" w:author="jiangzhiy" w:date="2011-12-03T12:13:00Z">
        <w:r w:rsidR="001074B2">
          <w:rPr>
            <w:rFonts w:ascii="Times New Roman" w:hAnsi="Times New Roman" w:hint="eastAsia"/>
            <w:sz w:val="24"/>
            <w:szCs w:val="24"/>
            <w:lang w:val="en-US"/>
          </w:rPr>
          <w:t xml:space="preserve">parked plus fault cases are simulated under </w:t>
        </w:r>
      </w:ins>
      <w:ins w:id="25" w:author="jiangzhiy" w:date="2011-12-03T12:15:00Z">
        <w:r w:rsidR="008C7003">
          <w:rPr>
            <w:rFonts w:ascii="Times New Roman" w:hAnsi="Times New Roman" w:hint="eastAsia"/>
            <w:sz w:val="24"/>
            <w:szCs w:val="24"/>
            <w:lang w:val="en-US"/>
          </w:rPr>
          <w:t xml:space="preserve">the </w:t>
        </w:r>
        <w:r w:rsidR="008C7003">
          <w:rPr>
            <w:rFonts w:ascii="Times New Roman" w:hAnsi="Times New Roman" w:hint="eastAsia"/>
            <w:sz w:val="24"/>
            <w:szCs w:val="24"/>
            <w:lang w:val="en-US"/>
          </w:rPr>
          <w:lastRenderedPageBreak/>
          <w:t xml:space="preserve">extreme sea states with a 1-year return period, as suggested </w:t>
        </w:r>
      </w:ins>
      <w:ins w:id="26" w:author="jiangzhiy" w:date="2011-12-03T12:16:00Z">
        <w:r w:rsidR="008C7003">
          <w:rPr>
            <w:rFonts w:ascii="Times New Roman" w:hAnsi="Times New Roman" w:hint="eastAsia"/>
            <w:sz w:val="24"/>
            <w:szCs w:val="24"/>
            <w:lang w:val="en-US"/>
          </w:rPr>
          <w:t xml:space="preserve">by </w:t>
        </w:r>
      </w:ins>
      <w:r w:rsidR="000A42DC">
        <w:rPr>
          <w:rFonts w:ascii="Times New Roman" w:hAnsi="Times New Roman"/>
          <w:sz w:val="24"/>
          <w:szCs w:val="24"/>
          <w:lang w:val="en-US"/>
        </w:rPr>
        <w:fldChar w:fldCharType="begin"/>
      </w:r>
      <w:r w:rsidR="000A42DC">
        <w:rPr>
          <w:rFonts w:ascii="Times New Roman" w:hAnsi="Times New Roman"/>
          <w:sz w:val="24"/>
          <w:szCs w:val="24"/>
          <w:lang w:val="en-US"/>
        </w:rPr>
        <w:instrText xml:space="preserve"> ADDIN EN.CITE &lt;EndNote&gt;&lt;Cite&gt;&lt;Author&gt;Comission&lt;/Author&gt;&lt;Year&gt;2009&lt;/Year&gt;&lt;RecNum&gt;114&lt;/RecNum&gt;&lt;DisplayText&gt;[3]&lt;/DisplayText&gt;&lt;record&gt;&lt;rec-number&gt;114&lt;/rec-number&gt;&lt;foreign-keys&gt;&lt;key app="EN" db-id="tsx5rd0xkw5tswesdpwv0f2zfxwrdw09zrwe"&gt;114&lt;/key&gt;&lt;/foreign-keys&gt;&lt;ref-type name="Report"&gt;27&lt;/ref-type&gt;&lt;contributors&gt;&lt;authors&gt;&lt;author&gt;International Electrotechnical Comission&lt;/author&gt;&lt;/authors&gt;&lt;/contributors&gt;&lt;titles&gt;&lt;title&gt;IEC 61400-3 Ed.3. Wind Turbines. Part3: Design Requirements for offshore wind turbines&lt;/title&gt;&lt;/titles&gt;&lt;dates&gt;&lt;year&gt;2009&lt;/year&gt;&lt;/dates&gt;&lt;pub-location&gt;Geneva&lt;/pub-location&gt;&lt;urls&gt;&lt;/urls&gt;&lt;/record&gt;&lt;/Cite&gt;&lt;/EndNote&gt;</w:instrText>
      </w:r>
      <w:r w:rsidR="000A42DC">
        <w:rPr>
          <w:rFonts w:ascii="Times New Roman" w:hAnsi="Times New Roman"/>
          <w:sz w:val="24"/>
          <w:szCs w:val="24"/>
          <w:lang w:val="en-US"/>
        </w:rPr>
        <w:fldChar w:fldCharType="separate"/>
      </w:r>
      <w:r w:rsidR="000A42DC">
        <w:rPr>
          <w:rFonts w:ascii="Times New Roman" w:hAnsi="Times New Roman"/>
          <w:noProof/>
          <w:sz w:val="24"/>
          <w:szCs w:val="24"/>
          <w:lang w:val="en-US"/>
        </w:rPr>
        <w:t>[</w:t>
      </w:r>
      <w:hyperlink w:anchor="_ENREF_3" w:tooltip="Comission, 2009 #114" w:history="1">
        <w:r w:rsidR="000A42DC">
          <w:rPr>
            <w:rFonts w:ascii="Times New Roman" w:hAnsi="Times New Roman"/>
            <w:noProof/>
            <w:sz w:val="24"/>
            <w:szCs w:val="24"/>
            <w:lang w:val="en-US"/>
          </w:rPr>
          <w:t>3</w:t>
        </w:r>
      </w:hyperlink>
      <w:r w:rsidR="000A42DC">
        <w:rPr>
          <w:rFonts w:ascii="Times New Roman" w:hAnsi="Times New Roman"/>
          <w:noProof/>
          <w:sz w:val="24"/>
          <w:szCs w:val="24"/>
          <w:lang w:val="en-US"/>
        </w:rPr>
        <w:t>]</w:t>
      </w:r>
      <w:r w:rsidR="000A42DC">
        <w:rPr>
          <w:rFonts w:ascii="Times New Roman" w:hAnsi="Times New Roman"/>
          <w:sz w:val="24"/>
          <w:szCs w:val="24"/>
          <w:lang w:val="en-US"/>
        </w:rPr>
        <w:fldChar w:fldCharType="end"/>
      </w:r>
      <w:ins w:id="27" w:author="jiangzhiy" w:date="2011-12-03T12:15:00Z">
        <w:r w:rsidR="008C7003">
          <w:rPr>
            <w:rFonts w:ascii="Times New Roman" w:hAnsi="Times New Roman" w:hint="eastAsia"/>
            <w:sz w:val="24"/>
            <w:szCs w:val="24"/>
            <w:lang w:val="en-US"/>
          </w:rPr>
          <w:t>.</w:t>
        </w:r>
      </w:ins>
      <w:ins w:id="28" w:author="jiangzhiy" w:date="2011-12-03T12:13:00Z">
        <w:r w:rsidR="001074B2">
          <w:rPr>
            <w:rFonts w:ascii="Times New Roman" w:hAnsi="Times New Roman" w:hint="eastAsia"/>
            <w:sz w:val="24"/>
            <w:szCs w:val="24"/>
            <w:lang w:val="en-US"/>
          </w:rPr>
          <w:t xml:space="preserve"> </w:t>
        </w:r>
      </w:ins>
      <w:ins w:id="29" w:author="jiangzhiy" w:date="2011-12-03T12:10:00Z">
        <w:r w:rsidR="001074B2">
          <w:rPr>
            <w:rFonts w:ascii="Times New Roman" w:hAnsi="Times New Roman" w:hint="eastAsia"/>
            <w:sz w:val="24"/>
            <w:szCs w:val="24"/>
            <w:lang w:val="en-US"/>
          </w:rPr>
          <w:t xml:space="preserve"> </w:t>
        </w:r>
      </w:ins>
      <w:ins w:id="30" w:author="jiangzhiy" w:date="2011-12-03T14:10:00Z">
        <w:r w:rsidR="002668F9">
          <w:rPr>
            <w:rFonts w:ascii="Times New Roman" w:hAnsi="Times New Roman" w:hint="eastAsia"/>
            <w:sz w:val="24"/>
            <w:szCs w:val="24"/>
            <w:lang w:val="en-US"/>
          </w:rPr>
          <w:t xml:space="preserve"> </w:t>
        </w:r>
      </w:ins>
      <w:ins w:id="31" w:author="jiangzhiy" w:date="2011-12-03T14:11:00Z">
        <w:r w:rsidR="002668F9">
          <w:rPr>
            <w:rFonts w:ascii="Times New Roman" w:hAnsi="Times New Roman" w:hint="eastAsia"/>
            <w:sz w:val="24"/>
            <w:szCs w:val="24"/>
            <w:lang w:val="en-US"/>
          </w:rPr>
          <w:t>T</w:t>
        </w:r>
      </w:ins>
      <w:ins w:id="32" w:author="jiangzhiy" w:date="2011-12-03T12:18:00Z">
        <w:r w:rsidR="008C7003">
          <w:rPr>
            <w:rFonts w:ascii="Times New Roman" w:hAnsi="Times New Roman" w:hint="eastAsia"/>
            <w:sz w:val="24"/>
            <w:szCs w:val="24"/>
            <w:lang w:val="en-US"/>
          </w:rPr>
          <w:t>he normal parked cases are run under</w:t>
        </w:r>
      </w:ins>
      <w:ins w:id="33" w:author="jiangzhiy" w:date="2011-12-03T12:19:00Z">
        <w:r w:rsidR="008C7003">
          <w:rPr>
            <w:rFonts w:ascii="Times New Roman" w:hAnsi="Times New Roman" w:hint="eastAsia"/>
            <w:sz w:val="24"/>
            <w:szCs w:val="24"/>
            <w:lang w:val="en-US"/>
          </w:rPr>
          <w:t xml:space="preserve"> both 1-year and 50-year environmental conditions</w:t>
        </w:r>
      </w:ins>
      <w:ins w:id="34" w:author="jiangzhiy" w:date="2011-12-03T14:11:00Z">
        <w:r w:rsidR="002668F9">
          <w:rPr>
            <w:rFonts w:ascii="Times New Roman" w:hAnsi="Times New Roman" w:hint="eastAsia"/>
            <w:sz w:val="24"/>
            <w:szCs w:val="24"/>
            <w:lang w:val="en-US"/>
          </w:rPr>
          <w:t xml:space="preserve"> for comparison</w:t>
        </w:r>
      </w:ins>
      <w:ins w:id="35" w:author="jiangzhiy" w:date="2011-12-03T12:19:00Z">
        <w:r w:rsidR="008C7003">
          <w:rPr>
            <w:rFonts w:ascii="Times New Roman" w:hAnsi="Times New Roman" w:hint="eastAsia"/>
            <w:sz w:val="24"/>
            <w:szCs w:val="24"/>
            <w:lang w:val="en-US"/>
          </w:rPr>
          <w:t>.</w:t>
        </w:r>
      </w:ins>
      <w:del w:id="36" w:author="jiangzhiy" w:date="2011-12-03T12:18:00Z">
        <w:r w:rsidDel="008C7003">
          <w:rPr>
            <w:rFonts w:ascii="Times New Roman" w:hAnsi="Times New Roman" w:hint="eastAsia"/>
            <w:sz w:val="24"/>
            <w:szCs w:val="24"/>
            <w:lang w:val="en-US"/>
          </w:rPr>
          <w:delText xml:space="preserve"> </w:delText>
        </w:r>
      </w:del>
      <w:ins w:id="37" w:author="jiangzhiy" w:date="2011-12-03T14:08:00Z">
        <w:r w:rsidR="002668F9">
          <w:rPr>
            <w:rFonts w:ascii="Times New Roman" w:hAnsi="Times New Roman" w:hint="eastAsia"/>
            <w:sz w:val="24"/>
            <w:szCs w:val="24"/>
            <w:lang w:val="en-US"/>
          </w:rPr>
          <w:t xml:space="preserve"> </w:t>
        </w:r>
      </w:ins>
      <w:ins w:id="38" w:author="jiangzhiy" w:date="2011-12-03T14:11:00Z">
        <w:r w:rsidR="002668F9">
          <w:rPr>
            <w:rFonts w:ascii="Times New Roman" w:hAnsi="Times New Roman" w:hint="eastAsia"/>
            <w:sz w:val="24"/>
            <w:szCs w:val="24"/>
            <w:lang w:val="en-US"/>
          </w:rPr>
          <w:t xml:space="preserve"> </w:t>
        </w:r>
      </w:ins>
      <w:r>
        <w:rPr>
          <w:rFonts w:ascii="Times New Roman" w:hAnsi="Times New Roman" w:hint="eastAsia"/>
          <w:sz w:val="24"/>
          <w:szCs w:val="24"/>
          <w:lang w:val="en-US"/>
        </w:rPr>
        <w:t>Th</w:t>
      </w:r>
      <w:r w:rsidR="00A01DF5">
        <w:rPr>
          <w:rFonts w:ascii="Times New Roman" w:hAnsi="Times New Roman" w:hint="eastAsia"/>
          <w:sz w:val="24"/>
          <w:szCs w:val="24"/>
          <w:lang w:val="en-US"/>
        </w:rPr>
        <w:t>e effect of blade azimuth angle</w:t>
      </w:r>
      <w:r>
        <w:rPr>
          <w:rFonts w:ascii="Times New Roman" w:hAnsi="Times New Roman" w:hint="eastAsia"/>
          <w:sz w:val="24"/>
          <w:szCs w:val="24"/>
          <w:lang w:val="en-US"/>
        </w:rPr>
        <w:t xml:space="preserve"> and wave </w:t>
      </w:r>
      <w:r w:rsidR="00A35A5A">
        <w:rPr>
          <w:rFonts w:ascii="Times New Roman" w:hAnsi="Times New Roman" w:hint="eastAsia"/>
          <w:sz w:val="24"/>
          <w:szCs w:val="24"/>
          <w:lang w:val="en-US"/>
        </w:rPr>
        <w:t>misalignment</w:t>
      </w:r>
      <w:r>
        <w:rPr>
          <w:rFonts w:ascii="Times New Roman" w:hAnsi="Times New Roman" w:hint="eastAsia"/>
          <w:sz w:val="24"/>
          <w:szCs w:val="24"/>
          <w:lang w:val="en-US"/>
        </w:rPr>
        <w:t xml:space="preserve"> on the responses is investigated. </w:t>
      </w:r>
      <w:del w:id="39" w:author="jiangzhiy" w:date="2011-12-03T14:11:00Z">
        <w:r w:rsidR="00DB7422" w:rsidDel="002668F9">
          <w:rPr>
            <w:rFonts w:ascii="Times New Roman" w:hAnsi="Times New Roman" w:hint="eastAsia"/>
            <w:sz w:val="24"/>
            <w:szCs w:val="24"/>
            <w:lang w:val="en-US"/>
          </w:rPr>
          <w:delText>The fault cases under 1-y</w:delText>
        </w:r>
        <w:r w:rsidR="004C4D38" w:rsidDel="002668F9">
          <w:rPr>
            <w:rFonts w:ascii="Times New Roman" w:hAnsi="Times New Roman"/>
            <w:sz w:val="24"/>
            <w:szCs w:val="24"/>
            <w:lang w:val="en-US"/>
          </w:rPr>
          <w:delText>ea</w:delText>
        </w:r>
        <w:r w:rsidR="00DB7422" w:rsidDel="002668F9">
          <w:rPr>
            <w:rFonts w:ascii="Times New Roman" w:hAnsi="Times New Roman" w:hint="eastAsia"/>
            <w:sz w:val="24"/>
            <w:szCs w:val="24"/>
            <w:lang w:val="en-US"/>
          </w:rPr>
          <w:delText xml:space="preserve">r </w:delText>
        </w:r>
        <w:r w:rsidR="00DB7422" w:rsidDel="002668F9">
          <w:rPr>
            <w:rFonts w:ascii="Times New Roman" w:hAnsi="Times New Roman"/>
            <w:sz w:val="24"/>
            <w:szCs w:val="24"/>
            <w:lang w:val="en-US"/>
          </w:rPr>
          <w:delText>extreme</w:delText>
        </w:r>
        <w:r w:rsidR="00DB7422" w:rsidDel="002668F9">
          <w:rPr>
            <w:rFonts w:ascii="Times New Roman" w:hAnsi="Times New Roman" w:hint="eastAsia"/>
            <w:sz w:val="24"/>
            <w:szCs w:val="24"/>
            <w:lang w:val="en-US"/>
          </w:rPr>
          <w:delText xml:space="preserve"> environmental condition are compared with the normal parked cases </w:delText>
        </w:r>
        <w:r w:rsidR="00DB7422" w:rsidRPr="00584D08" w:rsidDel="002668F9">
          <w:rPr>
            <w:rFonts w:ascii="Times New Roman" w:hAnsi="Times New Roman" w:hint="eastAsia"/>
            <w:sz w:val="24"/>
            <w:szCs w:val="24"/>
            <w:lang w:val="en-US"/>
          </w:rPr>
          <w:delText xml:space="preserve">with an environmental condition corresponding to </w:delText>
        </w:r>
        <w:r w:rsidR="00A35A5A" w:rsidDel="002668F9">
          <w:rPr>
            <w:rFonts w:ascii="Times New Roman" w:hAnsi="Times New Roman" w:hint="eastAsia"/>
            <w:sz w:val="24"/>
            <w:szCs w:val="24"/>
            <w:lang w:val="en-US"/>
          </w:rPr>
          <w:delText xml:space="preserve">1-year and </w:delText>
        </w:r>
        <w:r w:rsidR="00DB7422" w:rsidRPr="00584D08" w:rsidDel="002668F9">
          <w:rPr>
            <w:rFonts w:ascii="Times New Roman" w:hAnsi="Times New Roman" w:hint="eastAsia"/>
            <w:sz w:val="24"/>
            <w:szCs w:val="24"/>
            <w:lang w:val="en-US"/>
          </w:rPr>
          <w:delText>50-year recurrence period.</w:delText>
        </w:r>
        <w:r w:rsidR="00DB7422" w:rsidDel="002668F9">
          <w:rPr>
            <w:rFonts w:ascii="Times New Roman" w:hAnsi="Times New Roman" w:hint="eastAsia"/>
            <w:sz w:val="24"/>
            <w:szCs w:val="24"/>
            <w:lang w:val="en-US"/>
          </w:rPr>
          <w:delText xml:space="preserve"> </w:delText>
        </w:r>
      </w:del>
      <w:ins w:id="40" w:author="jiangzhiy" w:date="2011-12-03T14:15:00Z">
        <w:r w:rsidR="002668F9">
          <w:rPr>
            <w:rFonts w:ascii="Times New Roman" w:hAnsi="Times New Roman" w:hint="eastAsia"/>
            <w:sz w:val="24"/>
            <w:szCs w:val="24"/>
            <w:lang w:val="en-US"/>
          </w:rPr>
          <w:t>Characteristic</w:t>
        </w:r>
      </w:ins>
      <w:ins w:id="41" w:author="jiangzhiy" w:date="2011-12-03T14:14:00Z">
        <w:r w:rsidR="002668F9">
          <w:rPr>
            <w:rFonts w:ascii="Times New Roman" w:hAnsi="Times New Roman" w:hint="eastAsia"/>
            <w:sz w:val="24"/>
            <w:szCs w:val="24"/>
            <w:lang w:val="en-US"/>
          </w:rPr>
          <w:t xml:space="preserve"> e</w:t>
        </w:r>
      </w:ins>
      <w:ins w:id="42" w:author="jiangzhiy" w:date="2011-12-03T14:13:00Z">
        <w:r w:rsidR="002668F9">
          <w:rPr>
            <w:rFonts w:ascii="Times New Roman" w:hAnsi="Times New Roman" w:hint="eastAsia"/>
            <w:sz w:val="24"/>
            <w:szCs w:val="24"/>
            <w:lang w:val="en-US"/>
          </w:rPr>
          <w:t>xtreme values of the motion response</w:t>
        </w:r>
      </w:ins>
      <w:ins w:id="43" w:author="jiangzhiy" w:date="2011-12-03T14:15:00Z">
        <w:r w:rsidR="002668F9">
          <w:rPr>
            <w:rFonts w:ascii="Times New Roman" w:hAnsi="Times New Roman" w:hint="eastAsia"/>
            <w:sz w:val="24"/>
            <w:szCs w:val="24"/>
            <w:lang w:val="en-US"/>
          </w:rPr>
          <w:t>s</w:t>
        </w:r>
      </w:ins>
      <w:ins w:id="44" w:author="jiangzhiy" w:date="2011-12-03T14:13:00Z">
        <w:r w:rsidR="002668F9">
          <w:rPr>
            <w:rFonts w:ascii="Times New Roman" w:hAnsi="Times New Roman" w:hint="eastAsia"/>
            <w:sz w:val="24"/>
            <w:szCs w:val="24"/>
            <w:lang w:val="en-US"/>
          </w:rPr>
          <w:t xml:space="preserve"> as well as the structural response</w:t>
        </w:r>
      </w:ins>
      <w:ins w:id="45" w:author="jiangzhiy" w:date="2011-12-03T14:14:00Z">
        <w:r w:rsidR="002668F9">
          <w:rPr>
            <w:rFonts w:ascii="Times New Roman" w:hAnsi="Times New Roman" w:hint="eastAsia"/>
            <w:sz w:val="24"/>
            <w:szCs w:val="24"/>
            <w:lang w:val="en-US"/>
          </w:rPr>
          <w:t xml:space="preserve">s are compared. </w:t>
        </w:r>
      </w:ins>
      <w:r w:rsidR="00DB7422">
        <w:rPr>
          <w:rFonts w:ascii="Times New Roman" w:hAnsi="Times New Roman" w:hint="eastAsia"/>
          <w:sz w:val="24"/>
          <w:szCs w:val="24"/>
          <w:lang w:val="en-US"/>
        </w:rPr>
        <w:t xml:space="preserve">Some light is shed on how the pitch mechanism fault may affect the dynamic responses of the </w:t>
      </w:r>
      <w:r w:rsidR="00A35A5A">
        <w:rPr>
          <w:rFonts w:ascii="Times New Roman" w:hAnsi="Times New Roman" w:hint="eastAsia"/>
          <w:sz w:val="24"/>
          <w:szCs w:val="24"/>
          <w:lang w:val="en-US"/>
        </w:rPr>
        <w:t>FWT</w:t>
      </w:r>
      <w:r w:rsidR="00DB7422">
        <w:rPr>
          <w:rFonts w:ascii="Times New Roman" w:hAnsi="Times New Roman" w:hint="eastAsia"/>
          <w:sz w:val="24"/>
          <w:szCs w:val="24"/>
          <w:lang w:val="en-US"/>
        </w:rPr>
        <w:t>.</w:t>
      </w:r>
    </w:p>
    <w:p w:rsidR="00456F24" w:rsidRDefault="00456F24"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THEORY</w:t>
      </w:r>
    </w:p>
    <w:p w:rsidR="00701D92" w:rsidRDefault="00EA1BCD"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Parked and fault scenario</w:t>
      </w:r>
    </w:p>
    <w:p w:rsidR="00B32F84" w:rsidRDefault="00701D92"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It is possible to actively adjust the pitch angle of the entire blade on a pitch regulated wind turbine</w:t>
      </w:r>
      <w:r w:rsidR="000A42DC">
        <w:rPr>
          <w:rFonts w:ascii="Times New Roman" w:hAnsi="Times New Roman"/>
          <w:sz w:val="24"/>
          <w:szCs w:val="24"/>
          <w:lang w:val="en-US"/>
        </w:rPr>
        <w:fldChar w:fldCharType="begin"/>
      </w:r>
      <w:r w:rsidR="000A42DC">
        <w:rPr>
          <w:rFonts w:ascii="Times New Roman" w:hAnsi="Times New Roman"/>
          <w:sz w:val="24"/>
          <w:szCs w:val="24"/>
          <w:lang w:val="en-US"/>
        </w:rPr>
        <w:instrText xml:space="preserve"> ADDIN EN.CITE &lt;EndNote&gt;&lt;Cite&gt;&lt;Author&gt;Hansen&lt;/Author&gt;&lt;Year&gt;2008&lt;/Year&gt;&lt;RecNum&gt;167&lt;/RecNum&gt;&lt;DisplayText&gt;[18]&lt;/DisplayText&gt;&lt;record&gt;&lt;rec-number&gt;167&lt;/rec-number&gt;&lt;foreign-keys&gt;&lt;key app="EN" db-id="tsx5rd0xkw5tswesdpwv0f2zfxwrdw09zrwe"&gt;167&lt;/key&gt;&lt;/foreign-keys&gt;&lt;ref-type name="Book"&gt;6&lt;/ref-type&gt;&lt;contributors&gt;&lt;authors&gt;&lt;author&gt;Hansen, M.O.L.&lt;/author&gt;&lt;/authors&gt;&lt;/contributors&gt;&lt;titles&gt;&lt;title&gt;Aerodynamics of wind turbines&lt;/title&gt;&lt;/titles&gt;&lt;dates&gt;&lt;year&gt;2008&lt;/year&gt;&lt;/dates&gt;&lt;publisher&gt;Earthscan/James &amp;amp; James&lt;/publisher&gt;&lt;isbn&gt;1844074382&lt;/isbn&gt;&lt;urls&gt;&lt;/urls&gt;&lt;/record&gt;&lt;/Cite&gt;&lt;/EndNote&gt;</w:instrText>
      </w:r>
      <w:r w:rsidR="000A42DC">
        <w:rPr>
          <w:rFonts w:ascii="Times New Roman" w:hAnsi="Times New Roman"/>
          <w:sz w:val="24"/>
          <w:szCs w:val="24"/>
          <w:lang w:val="en-US"/>
        </w:rPr>
        <w:fldChar w:fldCharType="separate"/>
      </w:r>
      <w:r w:rsidR="000A42DC">
        <w:rPr>
          <w:rFonts w:ascii="Times New Roman" w:hAnsi="Times New Roman"/>
          <w:noProof/>
          <w:sz w:val="24"/>
          <w:szCs w:val="24"/>
          <w:lang w:val="en-US"/>
        </w:rPr>
        <w:t>[</w:t>
      </w:r>
      <w:hyperlink w:anchor="_ENREF_18" w:tooltip="Hansen, 2008 #167" w:history="1">
        <w:r w:rsidR="000A42DC">
          <w:rPr>
            <w:rFonts w:ascii="Times New Roman" w:hAnsi="Times New Roman"/>
            <w:noProof/>
            <w:sz w:val="24"/>
            <w:szCs w:val="24"/>
            <w:lang w:val="en-US"/>
          </w:rPr>
          <w:t>18</w:t>
        </w:r>
      </w:hyperlink>
      <w:r w:rsidR="000A42DC">
        <w:rPr>
          <w:rFonts w:ascii="Times New Roman" w:hAnsi="Times New Roman"/>
          <w:noProof/>
          <w:sz w:val="24"/>
          <w:szCs w:val="24"/>
          <w:lang w:val="en-US"/>
        </w:rPr>
        <w:t>]</w:t>
      </w:r>
      <w:r w:rsidR="000A42DC">
        <w:rPr>
          <w:rFonts w:ascii="Times New Roman" w:hAnsi="Times New Roman"/>
          <w:sz w:val="24"/>
          <w:szCs w:val="24"/>
          <w:lang w:val="en-US"/>
        </w:rPr>
        <w:fldChar w:fldCharType="end"/>
      </w:r>
      <w:r>
        <w:rPr>
          <w:rFonts w:ascii="Times New Roman" w:hAnsi="Times New Roman" w:hint="eastAsia"/>
          <w:sz w:val="24"/>
          <w:szCs w:val="24"/>
          <w:lang w:val="en-US"/>
        </w:rPr>
        <w:t xml:space="preserve">. By doing so, the angles of attack along the blade length can be simultaneously changed to </w:t>
      </w:r>
      <w:r w:rsidR="00B32F84">
        <w:rPr>
          <w:rFonts w:ascii="Times New Roman" w:hAnsi="Times New Roman" w:hint="eastAsia"/>
          <w:sz w:val="24"/>
          <w:szCs w:val="24"/>
          <w:lang w:val="en-US"/>
        </w:rPr>
        <w:t>control</w:t>
      </w:r>
      <w:r>
        <w:rPr>
          <w:rFonts w:ascii="Times New Roman" w:hAnsi="Times New Roman" w:hint="eastAsia"/>
          <w:sz w:val="24"/>
          <w:szCs w:val="24"/>
          <w:lang w:val="en-US"/>
        </w:rPr>
        <w:t xml:space="preserve"> the power output</w:t>
      </w:r>
      <w:r w:rsidR="00B32F84">
        <w:rPr>
          <w:rFonts w:ascii="Times New Roman" w:hAnsi="Times New Roman" w:hint="eastAsia"/>
          <w:sz w:val="24"/>
          <w:szCs w:val="24"/>
          <w:lang w:val="en-US"/>
        </w:rPr>
        <w:t xml:space="preserve"> during operation</w:t>
      </w:r>
      <w:r>
        <w:rPr>
          <w:rFonts w:ascii="Times New Roman" w:hAnsi="Times New Roman" w:hint="eastAsia"/>
          <w:sz w:val="24"/>
          <w:szCs w:val="24"/>
          <w:lang w:val="en-US"/>
        </w:rPr>
        <w:t>.</w:t>
      </w:r>
      <w:r w:rsidR="00B32F84">
        <w:rPr>
          <w:rFonts w:ascii="Times New Roman" w:hAnsi="Times New Roman" w:hint="eastAsia"/>
          <w:sz w:val="24"/>
          <w:szCs w:val="24"/>
          <w:lang w:val="en-US"/>
        </w:rPr>
        <w:t xml:space="preserve"> </w:t>
      </w:r>
      <w:r w:rsidR="005C6C06">
        <w:rPr>
          <w:rFonts w:ascii="Times New Roman" w:hAnsi="Times New Roman" w:hint="eastAsia"/>
          <w:sz w:val="24"/>
          <w:szCs w:val="24"/>
          <w:lang w:val="en-US"/>
        </w:rPr>
        <w:t xml:space="preserve">The pitch mechanism is a hydraulic system consisting of pump station, accumulator, valves and hydraulic actuators. </w:t>
      </w:r>
      <w:r w:rsidR="00B32F84">
        <w:rPr>
          <w:rFonts w:ascii="Times New Roman" w:hAnsi="Times New Roman" w:hint="eastAsia"/>
          <w:sz w:val="24"/>
          <w:szCs w:val="24"/>
          <w:lang w:val="en-US"/>
        </w:rPr>
        <w:t>The position</w:t>
      </w:r>
      <w:r w:rsidR="00B13791">
        <w:rPr>
          <w:rFonts w:ascii="Times New Roman" w:hAnsi="Times New Roman" w:hint="eastAsia"/>
          <w:sz w:val="24"/>
          <w:szCs w:val="24"/>
          <w:lang w:val="en-US"/>
        </w:rPr>
        <w:t xml:space="preserve"> </w:t>
      </w:r>
      <w:r w:rsidR="00B32F84">
        <w:rPr>
          <w:rFonts w:ascii="Times New Roman" w:hAnsi="Times New Roman" w:hint="eastAsia"/>
          <w:sz w:val="24"/>
          <w:szCs w:val="24"/>
          <w:lang w:val="en-US"/>
        </w:rPr>
        <w:t>of the piston</w:t>
      </w:r>
      <w:r w:rsidR="005651D0">
        <w:rPr>
          <w:rFonts w:ascii="Times New Roman" w:hAnsi="Times New Roman" w:hint="eastAsia"/>
          <w:sz w:val="24"/>
          <w:szCs w:val="24"/>
          <w:lang w:val="en-US"/>
        </w:rPr>
        <w:t xml:space="preserve"> and the blade pitch angle</w:t>
      </w:r>
      <w:r w:rsidR="00B32F84">
        <w:rPr>
          <w:rFonts w:ascii="Times New Roman" w:hAnsi="Times New Roman" w:hint="eastAsia"/>
          <w:sz w:val="24"/>
          <w:szCs w:val="24"/>
          <w:lang w:val="en-US"/>
        </w:rPr>
        <w:t xml:space="preserve"> is determined by </w:t>
      </w:r>
      <w:r w:rsidR="007051DD">
        <w:rPr>
          <w:rFonts w:ascii="Times New Roman" w:hAnsi="Times New Roman" w:hint="eastAsia"/>
          <w:sz w:val="24"/>
          <w:szCs w:val="24"/>
          <w:lang w:val="en-US"/>
        </w:rPr>
        <w:t xml:space="preserve">the </w:t>
      </w:r>
      <w:r w:rsidR="00B32F84">
        <w:rPr>
          <w:rFonts w:ascii="Times New Roman" w:hAnsi="Times New Roman" w:hint="eastAsia"/>
          <w:sz w:val="24"/>
          <w:szCs w:val="24"/>
          <w:lang w:val="en-US"/>
        </w:rPr>
        <w:t>applied hydraulic pressure.</w:t>
      </w:r>
      <w:r w:rsidR="00921FA4">
        <w:rPr>
          <w:rFonts w:ascii="Times New Roman" w:hAnsi="Times New Roman" w:hint="eastAsia"/>
          <w:sz w:val="24"/>
          <w:szCs w:val="24"/>
          <w:lang w:val="en-US"/>
        </w:rPr>
        <w:t xml:space="preserve"> </w:t>
      </w:r>
      <w:r w:rsidR="005C6C06">
        <w:rPr>
          <w:rFonts w:ascii="Times New Roman" w:hAnsi="Times New Roman" w:hint="eastAsia"/>
          <w:sz w:val="24"/>
          <w:szCs w:val="24"/>
          <w:lang w:val="en-US"/>
        </w:rPr>
        <w:t xml:space="preserve"> </w:t>
      </w:r>
      <w:r w:rsidR="008123AE">
        <w:rPr>
          <w:rFonts w:ascii="Times New Roman" w:hAnsi="Times New Roman" w:hint="eastAsia"/>
          <w:sz w:val="24"/>
          <w:szCs w:val="24"/>
          <w:lang w:val="en-US"/>
        </w:rPr>
        <w:t>As Fig.</w:t>
      </w:r>
      <w:r w:rsidR="00096537">
        <w:rPr>
          <w:rFonts w:ascii="Times New Roman" w:hAnsi="Times New Roman" w:hint="eastAsia"/>
          <w:sz w:val="24"/>
          <w:szCs w:val="24"/>
          <w:lang w:val="en-US"/>
        </w:rPr>
        <w:t xml:space="preserve">1 suggests, blockage of valve 2, </w:t>
      </w:r>
      <w:r w:rsidR="008123AE">
        <w:rPr>
          <w:rFonts w:ascii="Times New Roman" w:hAnsi="Times New Roman" w:hint="eastAsia"/>
          <w:sz w:val="24"/>
          <w:szCs w:val="24"/>
          <w:lang w:val="en-US"/>
        </w:rPr>
        <w:t xml:space="preserve">3 or 4 can disable the pitch actuator of blade; while blockage of pump or valve 1 can seize the three blades to a locked position. </w:t>
      </w:r>
      <w:ins w:id="46" w:author="jiangzhiy" w:date="2011-12-03T14:28:00Z">
        <w:r w:rsidR="00356143">
          <w:rPr>
            <w:rFonts w:ascii="Times New Roman" w:hAnsi="Times New Roman" w:hint="eastAsia"/>
            <w:sz w:val="24"/>
            <w:szCs w:val="24"/>
            <w:lang w:val="en-US"/>
          </w:rPr>
          <w:t xml:space="preserve">The severity of these faults can be deemed as </w:t>
        </w:r>
        <w:r w:rsidR="00356143">
          <w:rPr>
            <w:rFonts w:ascii="Times New Roman" w:hAnsi="Times New Roman"/>
            <w:sz w:val="24"/>
            <w:szCs w:val="24"/>
            <w:lang w:val="en-US"/>
          </w:rPr>
          <w:t>‘</w:t>
        </w:r>
        <w:r w:rsidR="00356143">
          <w:rPr>
            <w:rFonts w:ascii="Times New Roman" w:hAnsi="Times New Roman" w:hint="eastAsia"/>
            <w:sz w:val="24"/>
            <w:szCs w:val="24"/>
            <w:lang w:val="en-US"/>
          </w:rPr>
          <w:t>very high</w:t>
        </w:r>
        <w:r w:rsidR="00356143">
          <w:rPr>
            <w:rFonts w:ascii="Times New Roman" w:hAnsi="Times New Roman"/>
            <w:sz w:val="24"/>
            <w:szCs w:val="24"/>
            <w:lang w:val="en-US"/>
          </w:rPr>
          <w:t>’</w:t>
        </w:r>
        <w:r w:rsidR="00356143">
          <w:rPr>
            <w:rFonts w:ascii="Times New Roman" w:hAnsi="Times New Roman" w:hint="eastAsia"/>
            <w:sz w:val="24"/>
            <w:szCs w:val="24"/>
            <w:lang w:val="en-US"/>
          </w:rPr>
          <w:t xml:space="preserve"> and will call for a shut-down of turbine to prevent further damage. </w:t>
        </w:r>
      </w:ins>
      <w:del w:id="47" w:author="jiangzhiy" w:date="2011-12-03T14:43:00Z">
        <w:r w:rsidR="00356143" w:rsidDel="000D4457">
          <w:rPr>
            <w:rFonts w:ascii="Times New Roman" w:hAnsi="Times New Roman"/>
            <w:sz w:val="24"/>
            <w:szCs w:val="24"/>
            <w:lang w:val="en-US"/>
          </w:rPr>
          <w:delText>{Thomas Esbensen, 2009 #166}</w:delText>
        </w:r>
      </w:del>
      <w:del w:id="48" w:author="jiangzhiy" w:date="2011-12-03T14:38:00Z">
        <w:r w:rsidR="000B1C90" w:rsidDel="000D4457">
          <w:rPr>
            <w:rFonts w:ascii="Times New Roman" w:hAnsi="Times New Roman" w:hint="eastAsia"/>
            <w:sz w:val="24"/>
            <w:szCs w:val="24"/>
            <w:lang w:val="en-US"/>
          </w:rPr>
          <w:delText xml:space="preserve">The </w:delText>
        </w:r>
      </w:del>
      <w:ins w:id="49" w:author="jiangzhiy" w:date="2011-12-03T14:43:00Z">
        <w:r w:rsidR="000D4457">
          <w:rPr>
            <w:rFonts w:ascii="Times New Roman" w:hAnsi="Times New Roman" w:hint="eastAsia"/>
            <w:sz w:val="24"/>
            <w:szCs w:val="24"/>
            <w:lang w:val="en-US"/>
          </w:rPr>
          <w:t xml:space="preserve">Each fault can be ranked </w:t>
        </w:r>
      </w:ins>
      <w:ins w:id="50" w:author="jiangzhiy" w:date="2011-12-03T14:44:00Z">
        <w:r w:rsidR="000D4457">
          <w:rPr>
            <w:rFonts w:ascii="Times New Roman" w:hAnsi="Times New Roman" w:hint="eastAsia"/>
            <w:sz w:val="24"/>
            <w:szCs w:val="24"/>
            <w:lang w:val="en-US"/>
          </w:rPr>
          <w:t xml:space="preserve">based on </w:t>
        </w:r>
      </w:ins>
      <w:ins w:id="51" w:author="jiangzhiy" w:date="2011-12-03T14:38:00Z">
        <w:r w:rsidR="000D4457">
          <w:rPr>
            <w:rFonts w:ascii="Times New Roman" w:hAnsi="Times New Roman" w:hint="eastAsia"/>
            <w:sz w:val="24"/>
            <w:szCs w:val="24"/>
            <w:lang w:val="en-US"/>
          </w:rPr>
          <w:t>the</w:t>
        </w:r>
      </w:ins>
      <w:ins w:id="52" w:author="jiangzhiy" w:date="2011-12-03T14:44:00Z">
        <w:r w:rsidR="000D4457">
          <w:rPr>
            <w:rFonts w:ascii="Times New Roman" w:hAnsi="Times New Roman" w:hint="eastAsia"/>
            <w:sz w:val="24"/>
            <w:szCs w:val="24"/>
            <w:lang w:val="en-US"/>
          </w:rPr>
          <w:t xml:space="preserve"> </w:t>
        </w:r>
      </w:ins>
      <w:ins w:id="53" w:author="jiangzhiy" w:date="2011-12-03T14:45:00Z">
        <w:r w:rsidR="000D4457">
          <w:rPr>
            <w:rFonts w:ascii="Times New Roman" w:hAnsi="Times New Roman" w:hint="eastAsia"/>
            <w:sz w:val="24"/>
            <w:szCs w:val="24"/>
            <w:lang w:val="en-US"/>
          </w:rPr>
          <w:t xml:space="preserve">degrees of </w:t>
        </w:r>
      </w:ins>
      <w:ins w:id="54" w:author="jiangzhiy" w:date="2011-12-03T14:44:00Z">
        <w:r w:rsidR="000D4457">
          <w:rPr>
            <w:rFonts w:ascii="Times New Roman" w:hAnsi="Times New Roman" w:hint="eastAsia"/>
            <w:sz w:val="24"/>
            <w:szCs w:val="24"/>
            <w:lang w:val="en-US"/>
          </w:rPr>
          <w:t>severity.</w:t>
        </w:r>
      </w:ins>
      <w:ins w:id="55" w:author="jiangzhiy" w:date="2011-12-03T14:38:00Z">
        <w:r w:rsidR="000D4457">
          <w:rPr>
            <w:rFonts w:ascii="Times New Roman" w:hAnsi="Times New Roman" w:hint="eastAsia"/>
            <w:sz w:val="24"/>
            <w:szCs w:val="24"/>
            <w:lang w:val="en-US"/>
          </w:rPr>
          <w:t xml:space="preserve"> </w:t>
        </w:r>
      </w:ins>
      <w:ins w:id="56" w:author="jiangzhiy" w:date="2011-12-03T14:44:00Z">
        <w:r w:rsidR="000D4457">
          <w:rPr>
            <w:rFonts w:ascii="Times New Roman" w:hAnsi="Times New Roman" w:hint="eastAsia"/>
            <w:sz w:val="24"/>
            <w:szCs w:val="24"/>
            <w:lang w:val="en-US"/>
          </w:rPr>
          <w:t xml:space="preserve">The </w:t>
        </w:r>
      </w:ins>
      <w:r w:rsidR="000B1C90">
        <w:rPr>
          <w:rFonts w:ascii="Times New Roman" w:hAnsi="Times New Roman" w:hint="eastAsia"/>
          <w:sz w:val="24"/>
          <w:szCs w:val="24"/>
          <w:lang w:val="en-US"/>
        </w:rPr>
        <w:t xml:space="preserve">fault of valve blockage and pump blockage are </w:t>
      </w:r>
      <w:ins w:id="57" w:author="jiangzhiy" w:date="2011-12-03T14:58:00Z">
        <w:r w:rsidR="004C580D">
          <w:rPr>
            <w:rFonts w:ascii="Times New Roman" w:hAnsi="Times New Roman" w:hint="eastAsia"/>
            <w:sz w:val="24"/>
            <w:szCs w:val="24"/>
            <w:lang w:val="en-US"/>
          </w:rPr>
          <w:t xml:space="preserve">critical, </w:t>
        </w:r>
      </w:ins>
      <w:r w:rsidR="000B1C90">
        <w:rPr>
          <w:rFonts w:ascii="Times New Roman" w:hAnsi="Times New Roman" w:hint="eastAsia"/>
          <w:sz w:val="24"/>
          <w:szCs w:val="24"/>
          <w:lang w:val="en-US"/>
        </w:rPr>
        <w:t xml:space="preserve">assigned with an index of 8 and 9 respectively in a </w:t>
      </w:r>
      <w:r w:rsidR="005E08C5">
        <w:rPr>
          <w:rFonts w:ascii="Times New Roman" w:hAnsi="Times New Roman" w:hint="eastAsia"/>
          <w:sz w:val="24"/>
          <w:szCs w:val="24"/>
          <w:lang w:val="en-US"/>
        </w:rPr>
        <w:t>scale</w:t>
      </w:r>
      <w:r w:rsidR="000B1C90">
        <w:rPr>
          <w:rFonts w:ascii="Times New Roman" w:hAnsi="Times New Roman" w:hint="eastAsia"/>
          <w:sz w:val="24"/>
          <w:szCs w:val="24"/>
          <w:lang w:val="en-US"/>
        </w:rPr>
        <w:t xml:space="preserve"> of 10 </w:t>
      </w:r>
      <w:r w:rsidR="000A42DC">
        <w:rPr>
          <w:rFonts w:ascii="Times New Roman" w:hAnsi="Times New Roman"/>
          <w:sz w:val="24"/>
          <w:szCs w:val="24"/>
          <w:lang w:val="en-US"/>
        </w:rPr>
        <w:fldChar w:fldCharType="begin"/>
      </w:r>
      <w:r w:rsidR="000A42DC">
        <w:rPr>
          <w:rFonts w:ascii="Times New Roman" w:hAnsi="Times New Roman"/>
          <w:sz w:val="24"/>
          <w:szCs w:val="24"/>
          <w:lang w:val="en-US"/>
        </w:rPr>
        <w:instrText xml:space="preserve"> ADDIN EN.CITE &lt;EndNote&gt;&lt;Cite&gt;&lt;Author&gt;Thomas Esbensen&lt;/Author&gt;&lt;Year&gt;2009&lt;/Year&gt;&lt;RecNum&gt;166&lt;/RecNum&gt;&lt;DisplayText&gt;[9]&lt;/DisplayText&gt;&lt;record&gt;&lt;rec-number&gt;166&lt;/rec-number&gt;&lt;foreign-keys&gt;&lt;key app="EN" db-id="tsx5rd0xkw5tswesdpwv0f2zfxwrdw09zrwe"&gt;166&lt;/key&gt;&lt;/foreign-keys&gt;&lt;ref-type name="Thesis"&gt;32&lt;/ref-type&gt;&lt;contributors&gt;&lt;authors&gt;&lt;author&gt;Thomas Esbensen, Christoffer Sloth&lt;/author&gt;&lt;/authors&gt;&lt;/contributors&gt;&lt;titles&gt;&lt;title&gt;Fault Diagnosis and Fault-Tolerant Control of Wind Turbines&lt;/title&gt;&lt;secondary-title&gt;Department of Electronic Systems&lt;/secondary-title&gt;&lt;/titles&gt;&lt;volume&gt;Master&lt;/volume&gt;&lt;dates&gt;&lt;year&gt;2009&lt;/year&gt;&lt;/dates&gt;&lt;publisher&gt;Aalborg University&lt;/publisher&gt;&lt;urls&gt;&lt;/urls&gt;&lt;/record&gt;&lt;/Cite&gt;&lt;/EndNote&gt;</w:instrText>
      </w:r>
      <w:r w:rsidR="000A42DC">
        <w:rPr>
          <w:rFonts w:ascii="Times New Roman" w:hAnsi="Times New Roman"/>
          <w:sz w:val="24"/>
          <w:szCs w:val="24"/>
          <w:lang w:val="en-US"/>
        </w:rPr>
        <w:fldChar w:fldCharType="separate"/>
      </w:r>
      <w:r w:rsidR="000A42DC">
        <w:rPr>
          <w:rFonts w:ascii="Times New Roman" w:hAnsi="Times New Roman"/>
          <w:noProof/>
          <w:sz w:val="24"/>
          <w:szCs w:val="24"/>
          <w:lang w:val="en-US"/>
        </w:rPr>
        <w:t>[</w:t>
      </w:r>
      <w:hyperlink w:anchor="_ENREF_9" w:tooltip="Thomas Esbensen, 2009 #166" w:history="1">
        <w:r w:rsidR="000A42DC">
          <w:rPr>
            <w:rFonts w:ascii="Times New Roman" w:hAnsi="Times New Roman"/>
            <w:noProof/>
            <w:sz w:val="24"/>
            <w:szCs w:val="24"/>
            <w:lang w:val="en-US"/>
          </w:rPr>
          <w:t>9</w:t>
        </w:r>
      </w:hyperlink>
      <w:r w:rsidR="000A42DC">
        <w:rPr>
          <w:rFonts w:ascii="Times New Roman" w:hAnsi="Times New Roman"/>
          <w:noProof/>
          <w:sz w:val="24"/>
          <w:szCs w:val="24"/>
          <w:lang w:val="en-US"/>
        </w:rPr>
        <w:t>]</w:t>
      </w:r>
      <w:r w:rsidR="000A42DC">
        <w:rPr>
          <w:rFonts w:ascii="Times New Roman" w:hAnsi="Times New Roman"/>
          <w:sz w:val="24"/>
          <w:szCs w:val="24"/>
          <w:lang w:val="en-US"/>
        </w:rPr>
        <w:fldChar w:fldCharType="end"/>
      </w:r>
      <w:r w:rsidR="000B1C90">
        <w:rPr>
          <w:rFonts w:ascii="Times New Roman" w:hAnsi="Times New Roman" w:hint="eastAsia"/>
          <w:sz w:val="24"/>
          <w:szCs w:val="24"/>
          <w:lang w:val="en-US"/>
        </w:rPr>
        <w:t xml:space="preserve">. </w:t>
      </w:r>
      <w:del w:id="58" w:author="jiangzhiy" w:date="2011-12-03T14:28:00Z">
        <w:r w:rsidR="000B1C90" w:rsidDel="00356143">
          <w:rPr>
            <w:rFonts w:ascii="Times New Roman" w:hAnsi="Times New Roman" w:hint="eastAsia"/>
            <w:sz w:val="24"/>
            <w:szCs w:val="24"/>
            <w:lang w:val="en-US"/>
          </w:rPr>
          <w:delText xml:space="preserve">The severity can be deemed as </w:delText>
        </w:r>
        <w:r w:rsidR="000B1C90" w:rsidDel="00356143">
          <w:rPr>
            <w:rFonts w:ascii="Times New Roman" w:hAnsi="Times New Roman"/>
            <w:sz w:val="24"/>
            <w:szCs w:val="24"/>
            <w:lang w:val="en-US"/>
          </w:rPr>
          <w:delText>‘</w:delText>
        </w:r>
        <w:r w:rsidR="000B1C90" w:rsidDel="00356143">
          <w:rPr>
            <w:rFonts w:ascii="Times New Roman" w:hAnsi="Times New Roman" w:hint="eastAsia"/>
            <w:sz w:val="24"/>
            <w:szCs w:val="24"/>
            <w:lang w:val="en-US"/>
          </w:rPr>
          <w:delText>very high</w:delText>
        </w:r>
        <w:r w:rsidR="000B1C90" w:rsidDel="00356143">
          <w:rPr>
            <w:rFonts w:ascii="Times New Roman" w:hAnsi="Times New Roman"/>
            <w:sz w:val="24"/>
            <w:szCs w:val="24"/>
            <w:lang w:val="en-US"/>
          </w:rPr>
          <w:delText>’</w:delText>
        </w:r>
        <w:r w:rsidR="000B1C90" w:rsidDel="00356143">
          <w:rPr>
            <w:rFonts w:ascii="Times New Roman" w:hAnsi="Times New Roman" w:hint="eastAsia"/>
            <w:sz w:val="24"/>
            <w:szCs w:val="24"/>
            <w:lang w:val="en-US"/>
          </w:rPr>
          <w:delText xml:space="preserve"> and will call for a shut-down of turbine to prevent further damage. </w:delText>
        </w:r>
      </w:del>
      <w:r w:rsidR="000B1C90">
        <w:rPr>
          <w:rFonts w:ascii="Times New Roman" w:hAnsi="Times New Roman" w:hint="eastAsia"/>
          <w:sz w:val="24"/>
          <w:szCs w:val="24"/>
          <w:lang w:val="en-US"/>
        </w:rPr>
        <w:t>In comparison, w</w:t>
      </w:r>
      <w:r w:rsidR="005651D0">
        <w:rPr>
          <w:rFonts w:ascii="Times New Roman" w:hAnsi="Times New Roman" w:hint="eastAsia"/>
          <w:sz w:val="24"/>
          <w:szCs w:val="24"/>
          <w:lang w:val="en-US"/>
        </w:rPr>
        <w:t xml:space="preserve">hen </w:t>
      </w:r>
      <w:r w:rsidR="000B1C90">
        <w:rPr>
          <w:rFonts w:ascii="Times New Roman" w:hAnsi="Times New Roman" w:hint="eastAsia"/>
          <w:sz w:val="24"/>
          <w:szCs w:val="24"/>
          <w:lang w:val="en-US"/>
        </w:rPr>
        <w:t>a</w:t>
      </w:r>
      <w:r w:rsidR="005651D0">
        <w:rPr>
          <w:rFonts w:ascii="Times New Roman" w:hAnsi="Times New Roman" w:hint="eastAsia"/>
          <w:sz w:val="24"/>
          <w:szCs w:val="24"/>
          <w:lang w:val="en-US"/>
        </w:rPr>
        <w:t xml:space="preserve"> turbine is </w:t>
      </w:r>
      <w:r w:rsidR="00A203C4">
        <w:rPr>
          <w:rFonts w:ascii="Times New Roman" w:hAnsi="Times New Roman" w:hint="eastAsia"/>
          <w:sz w:val="24"/>
          <w:szCs w:val="24"/>
          <w:lang w:val="en-US"/>
        </w:rPr>
        <w:t xml:space="preserve">normally </w:t>
      </w:r>
      <w:r w:rsidR="005651D0">
        <w:rPr>
          <w:rFonts w:ascii="Times New Roman" w:hAnsi="Times New Roman" w:hint="eastAsia"/>
          <w:sz w:val="24"/>
          <w:szCs w:val="24"/>
          <w:lang w:val="en-US"/>
        </w:rPr>
        <w:t>parked</w:t>
      </w:r>
      <w:r w:rsidR="00B72734">
        <w:rPr>
          <w:rFonts w:ascii="Times New Roman" w:hAnsi="Times New Roman" w:hint="eastAsia"/>
          <w:sz w:val="24"/>
          <w:szCs w:val="24"/>
          <w:lang w:val="en-US"/>
        </w:rPr>
        <w:t xml:space="preserve"> and prevented from idling</w:t>
      </w:r>
      <w:r w:rsidR="005651D0">
        <w:rPr>
          <w:rFonts w:ascii="Times New Roman" w:hAnsi="Times New Roman" w:hint="eastAsia"/>
          <w:sz w:val="24"/>
          <w:szCs w:val="24"/>
          <w:lang w:val="en-US"/>
        </w:rPr>
        <w:t xml:space="preserve">, the blades are usually feathered and stay parallel </w:t>
      </w:r>
      <w:r w:rsidR="00B72734">
        <w:rPr>
          <w:rFonts w:ascii="Times New Roman" w:hAnsi="Times New Roman" w:hint="eastAsia"/>
          <w:sz w:val="24"/>
          <w:szCs w:val="24"/>
          <w:lang w:val="en-US"/>
        </w:rPr>
        <w:t xml:space="preserve">to the </w:t>
      </w:r>
      <w:r w:rsidR="007051DD">
        <w:rPr>
          <w:rFonts w:ascii="Times New Roman" w:hAnsi="Times New Roman" w:hint="eastAsia"/>
          <w:sz w:val="24"/>
          <w:szCs w:val="24"/>
          <w:lang w:val="en-US"/>
        </w:rPr>
        <w:t xml:space="preserve">oncoming </w:t>
      </w:r>
      <w:r w:rsidR="00B72734">
        <w:rPr>
          <w:rFonts w:ascii="Times New Roman" w:hAnsi="Times New Roman" w:hint="eastAsia"/>
          <w:sz w:val="24"/>
          <w:szCs w:val="24"/>
          <w:lang w:val="en-US"/>
        </w:rPr>
        <w:t xml:space="preserve">wind direction </w:t>
      </w:r>
      <w:r w:rsidR="007051DD">
        <w:rPr>
          <w:rFonts w:ascii="Times New Roman" w:hAnsi="Times New Roman" w:hint="eastAsia"/>
          <w:sz w:val="24"/>
          <w:szCs w:val="24"/>
          <w:lang w:val="en-US"/>
        </w:rPr>
        <w:t>with the</w:t>
      </w:r>
      <w:r w:rsidR="00B72734">
        <w:rPr>
          <w:rFonts w:ascii="Times New Roman" w:hAnsi="Times New Roman" w:hint="eastAsia"/>
          <w:sz w:val="24"/>
          <w:szCs w:val="24"/>
          <w:lang w:val="en-US"/>
        </w:rPr>
        <w:t xml:space="preserve"> azimuth angle </w:t>
      </w:r>
      <w:r w:rsidR="007051DD">
        <w:rPr>
          <w:rFonts w:ascii="Times New Roman" w:hAnsi="Times New Roman" w:hint="eastAsia"/>
          <w:sz w:val="24"/>
          <w:szCs w:val="24"/>
          <w:lang w:val="en-US"/>
        </w:rPr>
        <w:t xml:space="preserve">of blade 1 as </w:t>
      </w:r>
      <w:r w:rsidR="00B72734">
        <w:rPr>
          <w:rFonts w:ascii="Times New Roman" w:hAnsi="Times New Roman" w:cs="Times New Roman"/>
          <w:sz w:val="24"/>
          <w:szCs w:val="24"/>
          <w:lang w:val="en-US"/>
        </w:rPr>
        <w:t>γ</w:t>
      </w:r>
      <w:r w:rsidR="007051DD" w:rsidRPr="007051DD">
        <w:rPr>
          <w:rFonts w:ascii="Times New Roman" w:hAnsi="Times New Roman" w:cs="Times New Roman" w:hint="eastAsia"/>
          <w:sz w:val="24"/>
          <w:szCs w:val="24"/>
          <w:vertAlign w:val="subscript"/>
          <w:lang w:val="en-US"/>
        </w:rPr>
        <w:t>1</w:t>
      </w:r>
      <w:r w:rsidR="00B72734">
        <w:rPr>
          <w:rFonts w:ascii="Times New Roman" w:hAnsi="Times New Roman" w:hint="eastAsia"/>
          <w:sz w:val="24"/>
          <w:szCs w:val="24"/>
          <w:lang w:val="en-US"/>
        </w:rPr>
        <w:t xml:space="preserve"> (Fig.</w:t>
      </w:r>
      <w:r w:rsidR="007051DD">
        <w:rPr>
          <w:rFonts w:ascii="Times New Roman" w:hAnsi="Times New Roman" w:hint="eastAsia"/>
          <w:sz w:val="24"/>
          <w:szCs w:val="24"/>
          <w:lang w:val="en-US"/>
        </w:rPr>
        <w:t>2</w:t>
      </w:r>
      <w:r w:rsidR="00B72734">
        <w:rPr>
          <w:rFonts w:ascii="Times New Roman" w:hAnsi="Times New Roman" w:hint="eastAsia"/>
          <w:sz w:val="24"/>
          <w:szCs w:val="24"/>
          <w:lang w:val="en-US"/>
        </w:rPr>
        <w:t>).</w:t>
      </w:r>
      <w:r w:rsidR="007D5ED4">
        <w:rPr>
          <w:rFonts w:ascii="Times New Roman" w:hAnsi="Times New Roman" w:hint="eastAsia"/>
          <w:sz w:val="24"/>
          <w:szCs w:val="24"/>
          <w:lang w:val="en-US"/>
        </w:rPr>
        <w:t xml:space="preserve"> </w:t>
      </w:r>
      <w:r w:rsidR="00A203C4">
        <w:rPr>
          <w:rFonts w:ascii="Times New Roman" w:hAnsi="Times New Roman" w:hint="eastAsia"/>
          <w:sz w:val="24"/>
          <w:szCs w:val="24"/>
          <w:lang w:val="en-US"/>
        </w:rPr>
        <w:t xml:space="preserve"> In this paper, the faulted blade is assumed to be seized</w:t>
      </w:r>
      <w:r w:rsidR="000B1C90">
        <w:rPr>
          <w:rFonts w:ascii="Times New Roman" w:hAnsi="Times New Roman" w:hint="eastAsia"/>
          <w:sz w:val="24"/>
          <w:szCs w:val="24"/>
          <w:lang w:val="en-US"/>
        </w:rPr>
        <w:t xml:space="preserve"> at the pitch point of 0 degree</w:t>
      </w:r>
      <w:r w:rsidR="00A203C4">
        <w:rPr>
          <w:rFonts w:ascii="Times New Roman" w:hAnsi="Times New Roman" w:hint="eastAsia"/>
          <w:sz w:val="24"/>
          <w:szCs w:val="24"/>
          <w:lang w:val="en-US"/>
        </w:rPr>
        <w:t>.</w:t>
      </w:r>
      <w:r w:rsidR="00927DD7">
        <w:rPr>
          <w:rFonts w:ascii="Times New Roman" w:hAnsi="Times New Roman" w:hint="eastAsia"/>
          <w:sz w:val="24"/>
          <w:szCs w:val="24"/>
          <w:lang w:val="en-US"/>
        </w:rPr>
        <w:t xml:space="preserve"> </w:t>
      </w:r>
      <w:r w:rsidR="000B1C90">
        <w:rPr>
          <w:rFonts w:ascii="Times New Roman" w:hAnsi="Times New Roman" w:hint="eastAsia"/>
          <w:sz w:val="24"/>
          <w:szCs w:val="24"/>
          <w:lang w:val="en-US"/>
        </w:rPr>
        <w:t>T</w:t>
      </w:r>
      <w:r w:rsidR="001E1EDB">
        <w:rPr>
          <w:rFonts w:ascii="Times New Roman" w:hAnsi="Times New Roman" w:hint="eastAsia"/>
          <w:sz w:val="24"/>
          <w:szCs w:val="24"/>
          <w:lang w:val="en-US"/>
        </w:rPr>
        <w:t xml:space="preserve">he change of blade pitch position will influence platform motion and structural responses </w:t>
      </w:r>
      <w:r w:rsidR="007051DD">
        <w:rPr>
          <w:rFonts w:ascii="Times New Roman" w:hAnsi="Times New Roman" w:hint="eastAsia"/>
          <w:sz w:val="24"/>
          <w:szCs w:val="24"/>
          <w:lang w:val="en-US"/>
        </w:rPr>
        <w:t xml:space="preserve">significantly </w:t>
      </w:r>
      <w:r w:rsidR="001E1EDB">
        <w:rPr>
          <w:rFonts w:ascii="Times New Roman" w:hAnsi="Times New Roman" w:hint="eastAsia"/>
          <w:sz w:val="24"/>
          <w:szCs w:val="24"/>
          <w:lang w:val="en-US"/>
        </w:rPr>
        <w:t>under harsh environmental conditions</w:t>
      </w:r>
      <w:ins w:id="59" w:author="jiangzhiy" w:date="2011-12-03T15:01:00Z">
        <w:r w:rsidR="004C580D">
          <w:rPr>
            <w:rFonts w:ascii="Times New Roman" w:hAnsi="Times New Roman" w:hint="eastAsia"/>
            <w:sz w:val="24"/>
            <w:szCs w:val="24"/>
            <w:lang w:val="en-US"/>
          </w:rPr>
          <w:t xml:space="preserve"> and</w:t>
        </w:r>
      </w:ins>
      <w:del w:id="60" w:author="jiangzhiy" w:date="2011-12-03T15:01:00Z">
        <w:r w:rsidR="001E1EDB" w:rsidDel="004C580D">
          <w:rPr>
            <w:rFonts w:ascii="Times New Roman" w:hAnsi="Times New Roman" w:hint="eastAsia"/>
            <w:sz w:val="24"/>
            <w:szCs w:val="24"/>
            <w:lang w:val="en-US"/>
          </w:rPr>
          <w:delText>.</w:delText>
        </w:r>
      </w:del>
      <w:ins w:id="61" w:author="jiangzhiy" w:date="2011-12-03T15:00:00Z">
        <w:r w:rsidR="004C580D">
          <w:rPr>
            <w:rFonts w:ascii="Times New Roman" w:hAnsi="Times New Roman" w:hint="eastAsia"/>
            <w:sz w:val="24"/>
            <w:szCs w:val="24"/>
            <w:lang w:val="en-US"/>
          </w:rPr>
          <w:t xml:space="preserve"> will be shown in the paper.</w:t>
        </w:r>
      </w:ins>
    </w:p>
    <w:p w:rsidR="00BE48E4" w:rsidRDefault="00AF2E5B" w:rsidP="00BE48E4">
      <w:pPr>
        <w:autoSpaceDE w:val="0"/>
        <w:autoSpaceDN w:val="0"/>
        <w:adjustRightInd w:val="0"/>
        <w:spacing w:after="0" w:line="240" w:lineRule="auto"/>
        <w:jc w:val="center"/>
        <w:rPr>
          <w:rFonts w:ascii="Times New Roman" w:hAnsi="Times New Roman"/>
          <w:noProof/>
          <w:sz w:val="24"/>
          <w:szCs w:val="24"/>
        </w:rPr>
      </w:pPr>
      <w:r>
        <w:rPr>
          <w:rFonts w:ascii="Times New Roman" w:hAnsi="Times New Roman"/>
          <w:noProof/>
          <w:sz w:val="24"/>
          <w:szCs w:val="24"/>
        </w:rPr>
        <w:drawing>
          <wp:inline distT="0" distB="0" distL="0" distR="0">
            <wp:extent cx="3408218" cy="1967345"/>
            <wp:effectExtent l="19050" t="0" r="1732" b="0"/>
            <wp:docPr id="17" name="Picture 17" descr="D:\documents\Research\task2 spar failure\graphs\ISOPE FIG\mechanis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ocuments\Research\task2 spar failure\graphs\ISOPE FIG\mechanism.tif"/>
                    <pic:cNvPicPr>
                      <a:picLocks noChangeAspect="1" noChangeArrowheads="1"/>
                    </pic:cNvPicPr>
                  </pic:nvPicPr>
                  <pic:blipFill>
                    <a:blip r:embed="rId6" cstate="print"/>
                    <a:srcRect l="10206" t="27417" r="17925" b="17209"/>
                    <a:stretch>
                      <a:fillRect/>
                    </a:stretch>
                  </pic:blipFill>
                  <pic:spPr bwMode="auto">
                    <a:xfrm>
                      <a:off x="0" y="0"/>
                      <a:ext cx="3408218" cy="1967345"/>
                    </a:xfrm>
                    <a:prstGeom prst="rect">
                      <a:avLst/>
                    </a:prstGeom>
                    <a:noFill/>
                    <a:ln w="9525">
                      <a:noFill/>
                      <a:miter lim="800000"/>
                      <a:headEnd/>
                      <a:tailEnd/>
                    </a:ln>
                  </pic:spPr>
                </pic:pic>
              </a:graphicData>
            </a:graphic>
          </wp:inline>
        </w:drawing>
      </w:r>
    </w:p>
    <w:p w:rsidR="00A35A5A" w:rsidRPr="00630ABB" w:rsidRDefault="00A35A5A" w:rsidP="00630ABB">
      <w:pPr>
        <w:jc w:val="center"/>
        <w:rPr>
          <w:rFonts w:ascii="Times New Roman" w:hAnsi="Times New Roman" w:cs="Times New Roman"/>
          <w:lang w:val="en-US"/>
        </w:rPr>
      </w:pPr>
      <w:r w:rsidRPr="00630ABB">
        <w:rPr>
          <w:rFonts w:ascii="Times New Roman" w:hAnsi="Times New Roman" w:cs="Times New Roman" w:hint="eastAsia"/>
          <w:lang w:val="en-US"/>
        </w:rPr>
        <w:t>Fig.1 Sketch of a typical blade pitch mechanism</w:t>
      </w:r>
      <w:r w:rsidR="008123AE">
        <w:rPr>
          <w:rFonts w:ascii="Times New Roman" w:hAnsi="Times New Roman" w:cs="Times New Roman" w:hint="eastAsia"/>
          <w:lang w:val="en-US"/>
        </w:rPr>
        <w:t xml:space="preserve"> for an individually controlled blade system</w:t>
      </w:r>
    </w:p>
    <w:p w:rsidR="00A35A5A" w:rsidRPr="00A35A5A" w:rsidRDefault="00A35A5A" w:rsidP="00BE48E4">
      <w:pPr>
        <w:autoSpaceDE w:val="0"/>
        <w:autoSpaceDN w:val="0"/>
        <w:adjustRightInd w:val="0"/>
        <w:spacing w:after="0" w:line="240" w:lineRule="auto"/>
        <w:jc w:val="center"/>
        <w:rPr>
          <w:rFonts w:ascii="Times New Roman" w:hAnsi="Times New Roman"/>
          <w:noProof/>
          <w:sz w:val="24"/>
          <w:szCs w:val="24"/>
          <w:lang w:val="en-US"/>
        </w:rPr>
      </w:pPr>
    </w:p>
    <w:p w:rsidR="00A35A5A" w:rsidRPr="00A35A5A" w:rsidRDefault="00A35A5A" w:rsidP="00BE48E4">
      <w:pPr>
        <w:autoSpaceDE w:val="0"/>
        <w:autoSpaceDN w:val="0"/>
        <w:adjustRightInd w:val="0"/>
        <w:spacing w:after="0" w:line="240" w:lineRule="auto"/>
        <w:jc w:val="center"/>
        <w:rPr>
          <w:rFonts w:ascii="Times New Roman" w:hAnsi="Times New Roman"/>
          <w:noProof/>
          <w:sz w:val="24"/>
          <w:szCs w:val="24"/>
          <w:lang w:val="en-US"/>
        </w:rPr>
      </w:pPr>
    </w:p>
    <w:p w:rsidR="00A35A5A" w:rsidRPr="00A35A5A" w:rsidRDefault="00A35A5A" w:rsidP="00BE48E4">
      <w:pPr>
        <w:autoSpaceDE w:val="0"/>
        <w:autoSpaceDN w:val="0"/>
        <w:adjustRightInd w:val="0"/>
        <w:spacing w:after="0" w:line="240" w:lineRule="auto"/>
        <w:jc w:val="center"/>
        <w:rPr>
          <w:rFonts w:ascii="Times New Roman" w:hAnsi="Times New Roman"/>
          <w:noProof/>
          <w:sz w:val="24"/>
          <w:szCs w:val="24"/>
          <w:lang w:val="en-US"/>
        </w:rPr>
      </w:pPr>
    </w:p>
    <w:p w:rsidR="00927DD7" w:rsidRPr="00630ABB" w:rsidRDefault="007C13CD" w:rsidP="00630ABB">
      <w:pPr>
        <w:autoSpaceDE w:val="0"/>
        <w:autoSpaceDN w:val="0"/>
        <w:adjustRightInd w:val="0"/>
        <w:spacing w:after="0" w:line="240" w:lineRule="auto"/>
        <w:jc w:val="center"/>
        <w:rPr>
          <w:rFonts w:ascii="Times New Roman" w:hAnsi="Times New Roman"/>
          <w:sz w:val="24"/>
          <w:szCs w:val="24"/>
          <w:lang w:val="en-US"/>
        </w:rPr>
      </w:pPr>
      <w:ins w:id="62" w:author="jiangzhiy" w:date="2011-12-03T15:11:00Z">
        <w:r>
          <w:rPr>
            <w:rFonts w:ascii="Times New Roman" w:hAnsi="Times New Roman"/>
            <w:noProof/>
            <w:sz w:val="24"/>
            <w:szCs w:val="24"/>
          </w:rPr>
          <w:lastRenderedPageBreak/>
          <w:drawing>
            <wp:inline distT="0" distB="0" distL="0" distR="0">
              <wp:extent cx="2744932" cy="3906982"/>
              <wp:effectExtent l="19050" t="0" r="0" b="0"/>
              <wp:docPr id="19" name="Picture 19" descr="D:\documents\Research\task2 spar failure\graphs\ISOPE FIG\fYsponse_Page_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ocuments\Research\task2 spar failure\graphs\ISOPE FIG\fYsponse_Page_3.tif"/>
                      <pic:cNvPicPr>
                        <a:picLocks noChangeAspect="1" noChangeArrowheads="1"/>
                      </pic:cNvPicPr>
                    </pic:nvPicPr>
                    <pic:blipFill>
                      <a:blip r:embed="rId7" cstate="print"/>
                      <a:srcRect l="13136" t="9615" r="39218"/>
                      <a:stretch>
                        <a:fillRect/>
                      </a:stretch>
                    </pic:blipFill>
                    <pic:spPr bwMode="auto">
                      <a:xfrm>
                        <a:off x="0" y="0"/>
                        <a:ext cx="2744932" cy="3906982"/>
                      </a:xfrm>
                      <a:prstGeom prst="rect">
                        <a:avLst/>
                      </a:prstGeom>
                      <a:noFill/>
                      <a:ln w="9525">
                        <a:noFill/>
                        <a:miter lim="800000"/>
                        <a:headEnd/>
                        <a:tailEnd/>
                      </a:ln>
                    </pic:spPr>
                  </pic:pic>
                </a:graphicData>
              </a:graphic>
            </wp:inline>
          </w:drawing>
        </w:r>
      </w:ins>
      <w:del w:id="63" w:author="jiangzhiy" w:date="2011-12-03T15:08:00Z">
        <w:r w:rsidR="000B1C90" w:rsidDel="004C580D">
          <w:rPr>
            <w:rFonts w:ascii="Times New Roman" w:hAnsi="Times New Roman"/>
            <w:noProof/>
            <w:sz w:val="24"/>
            <w:szCs w:val="24"/>
          </w:rPr>
          <w:drawing>
            <wp:inline distT="0" distB="0" distL="0" distR="0">
              <wp:extent cx="2394123" cy="3955473"/>
              <wp:effectExtent l="19050" t="0" r="6177" b="0"/>
              <wp:docPr id="10" name="Picture 18" descr="D:\documents\Research\task2 spar failure\graphs\ISOPE FIG\FIG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ocuments\Research\task2 spar failure\graphs\ISOPE FIG\FIG4.TIF"/>
                      <pic:cNvPicPr>
                        <a:picLocks noChangeAspect="1" noChangeArrowheads="1"/>
                      </pic:cNvPicPr>
                    </pic:nvPicPr>
                    <pic:blipFill>
                      <a:blip r:embed="rId8" cstate="print"/>
                      <a:srcRect l="14592" t="8494" r="43789"/>
                      <a:stretch>
                        <a:fillRect/>
                      </a:stretch>
                    </pic:blipFill>
                    <pic:spPr bwMode="auto">
                      <a:xfrm>
                        <a:off x="0" y="0"/>
                        <a:ext cx="2394123" cy="3955473"/>
                      </a:xfrm>
                      <a:prstGeom prst="rect">
                        <a:avLst/>
                      </a:prstGeom>
                      <a:noFill/>
                      <a:ln w="9525">
                        <a:noFill/>
                        <a:miter lim="800000"/>
                        <a:headEnd/>
                        <a:tailEnd/>
                      </a:ln>
                    </pic:spPr>
                  </pic:pic>
                </a:graphicData>
              </a:graphic>
            </wp:inline>
          </w:drawing>
        </w:r>
      </w:del>
    </w:p>
    <w:p w:rsidR="00A35A5A" w:rsidRPr="00630ABB" w:rsidDel="00C36ABC" w:rsidRDefault="00A35A5A" w:rsidP="00630ABB">
      <w:pPr>
        <w:jc w:val="center"/>
        <w:rPr>
          <w:del w:id="64" w:author="jiangzhiy" w:date="2011-12-03T19:26:00Z"/>
          <w:rFonts w:ascii="Times New Roman" w:hAnsi="Times New Roman" w:cs="Times New Roman"/>
          <w:lang w:val="en-US"/>
        </w:rPr>
      </w:pPr>
      <w:r w:rsidRPr="00630ABB">
        <w:rPr>
          <w:rFonts w:ascii="Times New Roman" w:hAnsi="Times New Roman" w:cs="Times New Roman" w:hint="eastAsia"/>
          <w:lang w:val="en-US"/>
        </w:rPr>
        <w:t>F</w:t>
      </w:r>
      <w:r w:rsidR="0090589D">
        <w:rPr>
          <w:rFonts w:ascii="Times New Roman" w:hAnsi="Times New Roman" w:cs="Times New Roman" w:hint="eastAsia"/>
          <w:lang w:val="en-US"/>
        </w:rPr>
        <w:t xml:space="preserve">ig.2 Blade azimuth position, normal and </w:t>
      </w:r>
      <w:r w:rsidR="007051DD" w:rsidRPr="00630ABB">
        <w:rPr>
          <w:rFonts w:ascii="Times New Roman" w:hAnsi="Times New Roman" w:cs="Times New Roman" w:hint="eastAsia"/>
          <w:lang w:val="en-US"/>
        </w:rPr>
        <w:t>fault condition for a stand</w:t>
      </w:r>
      <w:ins w:id="65" w:author="jiangzhiy" w:date="2011-12-04T20:52:00Z">
        <w:r w:rsidR="00152F01">
          <w:rPr>
            <w:rFonts w:ascii="Times New Roman" w:hAnsi="Times New Roman" w:cs="Times New Roman" w:hint="eastAsia"/>
            <w:lang w:val="en-US"/>
          </w:rPr>
          <w:t xml:space="preserve">ing </w:t>
        </w:r>
      </w:ins>
      <w:r w:rsidR="007051DD" w:rsidRPr="00630ABB">
        <w:rPr>
          <w:rFonts w:ascii="Times New Roman" w:hAnsi="Times New Roman" w:cs="Times New Roman" w:hint="eastAsia"/>
          <w:lang w:val="en-US"/>
        </w:rPr>
        <w:t xml:space="preserve">still </w:t>
      </w:r>
      <w:r w:rsidR="0090589D">
        <w:rPr>
          <w:rFonts w:ascii="Times New Roman" w:hAnsi="Times New Roman" w:cs="Times New Roman" w:hint="eastAsia"/>
          <w:lang w:val="en-US"/>
        </w:rPr>
        <w:t>rotor</w:t>
      </w:r>
    </w:p>
    <w:p w:rsidR="00EA1BCD" w:rsidRDefault="00EA1BCD" w:rsidP="00C36ABC">
      <w:pPr>
        <w:jc w:val="center"/>
        <w:rPr>
          <w:rFonts w:ascii="Times New Roman" w:hAnsi="Times New Roman"/>
          <w:sz w:val="24"/>
          <w:szCs w:val="24"/>
          <w:lang w:val="en-US"/>
        </w:rPr>
        <w:pPrChange w:id="66" w:author="jiangzhiy" w:date="2011-12-03T19:26:00Z">
          <w:pPr>
            <w:autoSpaceDE w:val="0"/>
            <w:autoSpaceDN w:val="0"/>
            <w:adjustRightInd w:val="0"/>
            <w:spacing w:after="0" w:line="240" w:lineRule="auto"/>
            <w:jc w:val="both"/>
          </w:pPr>
        </w:pPrChange>
      </w:pPr>
    </w:p>
    <w:p w:rsidR="00D40E60" w:rsidRDefault="00A8341E" w:rsidP="00725747">
      <w:pPr>
        <w:autoSpaceDE w:val="0"/>
        <w:autoSpaceDN w:val="0"/>
        <w:adjustRightInd w:val="0"/>
        <w:spacing w:after="0" w:line="240" w:lineRule="auto"/>
        <w:jc w:val="center"/>
        <w:rPr>
          <w:rFonts w:ascii="Times New Roman" w:hAnsi="Times New Roman"/>
          <w:sz w:val="24"/>
          <w:szCs w:val="24"/>
          <w:lang w:val="en-US"/>
        </w:rPr>
      </w:pPr>
      <w:r>
        <w:rPr>
          <w:rFonts w:ascii="Times New Roman" w:hAnsi="Times New Roman"/>
          <w:noProof/>
          <w:sz w:val="24"/>
          <w:szCs w:val="24"/>
        </w:rPr>
        <w:drawing>
          <wp:inline distT="0" distB="0" distL="0" distR="0">
            <wp:extent cx="2765713" cy="1440873"/>
            <wp:effectExtent l="19050" t="0" r="0" b="0"/>
            <wp:docPr id="11" name="Picture 11" descr="D:\documents\Research\task2 spar failure\graphs\ISOPE FIG\FIG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uments\Research\task2 spar failure\graphs\ISOPE FIG\FIG4.TIF"/>
                    <pic:cNvPicPr>
                      <a:picLocks noChangeAspect="1" noChangeArrowheads="1"/>
                    </pic:cNvPicPr>
                  </pic:nvPicPr>
                  <pic:blipFill>
                    <a:blip r:embed="rId9" cstate="print"/>
                    <a:srcRect l="56710" t="22572" r="2102" b="48878"/>
                    <a:stretch>
                      <a:fillRect/>
                    </a:stretch>
                  </pic:blipFill>
                  <pic:spPr bwMode="auto">
                    <a:xfrm>
                      <a:off x="0" y="0"/>
                      <a:ext cx="2765713" cy="1440873"/>
                    </a:xfrm>
                    <a:prstGeom prst="rect">
                      <a:avLst/>
                    </a:prstGeom>
                    <a:noFill/>
                    <a:ln w="9525">
                      <a:noFill/>
                      <a:miter lim="800000"/>
                      <a:headEnd/>
                      <a:tailEnd/>
                    </a:ln>
                  </pic:spPr>
                </pic:pic>
              </a:graphicData>
            </a:graphic>
          </wp:inline>
        </w:drawing>
      </w:r>
    </w:p>
    <w:p w:rsidR="00630ABB" w:rsidRPr="005619AF" w:rsidRDefault="007051DD" w:rsidP="005619AF">
      <w:pPr>
        <w:jc w:val="center"/>
        <w:rPr>
          <w:rFonts w:ascii="Times New Roman" w:hAnsi="Times New Roman" w:cs="Times New Roman"/>
          <w:lang w:val="en-US"/>
        </w:rPr>
      </w:pPr>
      <w:r w:rsidRPr="00630ABB">
        <w:rPr>
          <w:rFonts w:ascii="Times New Roman" w:hAnsi="Times New Roman" w:cs="Times New Roman" w:hint="eastAsia"/>
          <w:lang w:val="en-US"/>
        </w:rPr>
        <w:t>Fig.3 Quasi-steady aerodynamic forces on a typical blade section with one degree of freedom</w:t>
      </w:r>
    </w:p>
    <w:p w:rsidR="00456F24" w:rsidRDefault="00524105" w:rsidP="00A8341E">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 xml:space="preserve">For a given blade </w:t>
      </w:r>
      <w:r w:rsidR="005619AF">
        <w:rPr>
          <w:rFonts w:ascii="Times New Roman" w:hAnsi="Times New Roman" w:hint="eastAsia"/>
          <w:sz w:val="24"/>
          <w:szCs w:val="24"/>
          <w:lang w:val="en-US"/>
        </w:rPr>
        <w:t xml:space="preserve">section, the </w:t>
      </w:r>
      <w:r w:rsidR="00A01DF5">
        <w:rPr>
          <w:rFonts w:ascii="Times New Roman" w:hAnsi="Times New Roman" w:hint="eastAsia"/>
          <w:sz w:val="24"/>
          <w:szCs w:val="24"/>
          <w:lang w:val="en-US"/>
        </w:rPr>
        <w:t>AOA</w:t>
      </w:r>
      <w:r w:rsidR="005619AF">
        <w:rPr>
          <w:rFonts w:ascii="Times New Roman" w:hAnsi="Times New Roman" w:hint="eastAsia"/>
          <w:sz w:val="24"/>
          <w:szCs w:val="24"/>
          <w:lang w:val="en-US"/>
        </w:rPr>
        <w:t xml:space="preserve"> experiences</w:t>
      </w:r>
      <w:r>
        <w:rPr>
          <w:rFonts w:ascii="Times New Roman" w:hAnsi="Times New Roman" w:hint="eastAsia"/>
          <w:sz w:val="24"/>
          <w:szCs w:val="24"/>
          <w:lang w:val="en-US"/>
        </w:rPr>
        <w:t xml:space="preserve"> constant change due to the unsteady </w:t>
      </w:r>
      <w:r w:rsidR="00795046">
        <w:rPr>
          <w:rFonts w:ascii="Times New Roman" w:hAnsi="Times New Roman" w:hint="eastAsia"/>
          <w:sz w:val="24"/>
          <w:szCs w:val="24"/>
          <w:lang w:val="en-US"/>
        </w:rPr>
        <w:t xml:space="preserve">oncoming </w:t>
      </w:r>
      <w:r>
        <w:rPr>
          <w:rFonts w:ascii="Times New Roman" w:hAnsi="Times New Roman" w:hint="eastAsia"/>
          <w:sz w:val="24"/>
          <w:szCs w:val="24"/>
          <w:lang w:val="en-US"/>
        </w:rPr>
        <w:t xml:space="preserve">wind flow and the motion of the blade itself. </w:t>
      </w:r>
      <w:del w:id="67" w:author="jiangzhiy" w:date="2011-12-03T15:14:00Z">
        <w:r w:rsidDel="007C13CD">
          <w:rPr>
            <w:rFonts w:ascii="Times New Roman" w:hAnsi="Times New Roman" w:hint="eastAsia"/>
            <w:sz w:val="24"/>
            <w:szCs w:val="24"/>
            <w:lang w:val="en-US"/>
          </w:rPr>
          <w:delText xml:space="preserve">So </w:delText>
        </w:r>
        <w:r w:rsidR="00A01DF5" w:rsidDel="007C13CD">
          <w:rPr>
            <w:rFonts w:ascii="Times New Roman" w:hAnsi="Times New Roman"/>
            <w:sz w:val="24"/>
            <w:szCs w:val="24"/>
            <w:lang w:val="en-US"/>
          </w:rPr>
          <w:delText>are</w:delText>
        </w:r>
        <w:r w:rsidDel="007C13CD">
          <w:rPr>
            <w:rFonts w:ascii="Times New Roman" w:hAnsi="Times New Roman" w:hint="eastAsia"/>
            <w:sz w:val="24"/>
            <w:szCs w:val="24"/>
            <w:lang w:val="en-US"/>
          </w:rPr>
          <w:delText xml:space="preserve"> the lift and </w:delText>
        </w:r>
        <w:r w:rsidR="005619AF" w:rsidDel="007C13CD">
          <w:rPr>
            <w:rFonts w:ascii="Times New Roman" w:hAnsi="Times New Roman" w:hint="eastAsia"/>
            <w:sz w:val="24"/>
            <w:szCs w:val="24"/>
            <w:lang w:val="en-US"/>
          </w:rPr>
          <w:delText xml:space="preserve">the </w:delText>
        </w:r>
        <w:r w:rsidDel="007C13CD">
          <w:rPr>
            <w:rFonts w:ascii="Times New Roman" w:hAnsi="Times New Roman" w:hint="eastAsia"/>
            <w:sz w:val="24"/>
            <w:szCs w:val="24"/>
            <w:lang w:val="en-US"/>
          </w:rPr>
          <w:delText xml:space="preserve">drag force.  </w:delText>
        </w:r>
      </w:del>
      <w:r w:rsidR="00795046">
        <w:rPr>
          <w:rFonts w:ascii="Times New Roman" w:hAnsi="Times New Roman" w:hint="eastAsia"/>
          <w:sz w:val="24"/>
          <w:szCs w:val="24"/>
          <w:lang w:val="en-US"/>
        </w:rPr>
        <w:t xml:space="preserve">For simplicity, we ignore the </w:t>
      </w:r>
      <w:proofErr w:type="spellStart"/>
      <w:r w:rsidR="00795046">
        <w:rPr>
          <w:rFonts w:ascii="Times New Roman" w:hAnsi="Times New Roman" w:hint="eastAsia"/>
          <w:sz w:val="24"/>
          <w:szCs w:val="24"/>
          <w:lang w:val="en-US"/>
        </w:rPr>
        <w:t>torsional</w:t>
      </w:r>
      <w:proofErr w:type="spellEnd"/>
      <w:r w:rsidR="00795046">
        <w:rPr>
          <w:rFonts w:ascii="Times New Roman" w:hAnsi="Times New Roman" w:hint="eastAsia"/>
          <w:sz w:val="24"/>
          <w:szCs w:val="24"/>
          <w:lang w:val="en-US"/>
        </w:rPr>
        <w:t xml:space="preserve"> motion of the blade and consider a typical section as illustrated in Fig.</w:t>
      </w:r>
      <w:r w:rsidR="007051DD">
        <w:rPr>
          <w:rFonts w:ascii="Times New Roman" w:hAnsi="Times New Roman" w:hint="eastAsia"/>
          <w:sz w:val="24"/>
          <w:szCs w:val="24"/>
          <w:lang w:val="en-US"/>
        </w:rPr>
        <w:t>3</w:t>
      </w:r>
      <w:r w:rsidR="005619AF">
        <w:rPr>
          <w:rFonts w:ascii="Times New Roman" w:hAnsi="Times New Roman" w:hint="eastAsia"/>
          <w:sz w:val="24"/>
          <w:szCs w:val="24"/>
          <w:lang w:val="en-US"/>
        </w:rPr>
        <w:t>.</w:t>
      </w:r>
      <w:r w:rsidR="00795046">
        <w:rPr>
          <w:rFonts w:ascii="Times New Roman" w:hAnsi="Times New Roman" w:hint="eastAsia"/>
          <w:sz w:val="24"/>
          <w:szCs w:val="24"/>
          <w:lang w:val="en-US"/>
        </w:rPr>
        <w:t xml:space="preserve"> The blade section is assumed to </w:t>
      </w:r>
      <w:r w:rsidR="00725747">
        <w:rPr>
          <w:rFonts w:ascii="Times New Roman" w:hAnsi="Times New Roman" w:hint="eastAsia"/>
          <w:sz w:val="24"/>
          <w:szCs w:val="24"/>
          <w:lang w:val="en-US"/>
        </w:rPr>
        <w:t xml:space="preserve">have one translational degree of freedom described by </w:t>
      </w:r>
      <w:r w:rsidR="00725747">
        <w:rPr>
          <w:rFonts w:ascii="Times New Roman" w:hAnsi="Times New Roman" w:cs="Times New Roman"/>
          <w:sz w:val="24"/>
          <w:szCs w:val="24"/>
          <w:lang w:val="en-US"/>
        </w:rPr>
        <w:t>θ</w:t>
      </w:r>
      <w:r w:rsidR="00725747">
        <w:rPr>
          <w:rFonts w:ascii="Times New Roman" w:hAnsi="Times New Roman" w:hint="eastAsia"/>
          <w:sz w:val="24"/>
          <w:szCs w:val="24"/>
          <w:lang w:val="en-US"/>
        </w:rPr>
        <w:t>.</w:t>
      </w:r>
      <w:r w:rsidR="00795046">
        <w:rPr>
          <w:rFonts w:ascii="Times New Roman" w:hAnsi="Times New Roman" w:hint="eastAsia"/>
          <w:sz w:val="24"/>
          <w:szCs w:val="24"/>
          <w:lang w:val="en-US"/>
        </w:rPr>
        <w:t xml:space="preserve"> </w:t>
      </w:r>
      <w:r w:rsidR="002E2C3F">
        <w:rPr>
          <w:rFonts w:ascii="Times New Roman" w:hAnsi="Times New Roman" w:hint="eastAsia"/>
          <w:sz w:val="24"/>
          <w:szCs w:val="24"/>
          <w:lang w:val="en-US"/>
        </w:rPr>
        <w:t>W</w:t>
      </w:r>
      <w:r w:rsidR="002E2C3F" w:rsidRPr="002E2C3F">
        <w:rPr>
          <w:rFonts w:ascii="Times New Roman" w:hAnsi="Times New Roman" w:hint="eastAsia"/>
          <w:sz w:val="24"/>
          <w:szCs w:val="24"/>
          <w:vertAlign w:val="subscript"/>
          <w:lang w:val="en-US"/>
        </w:rPr>
        <w:t>0</w:t>
      </w:r>
      <w:r w:rsidR="002E2C3F">
        <w:rPr>
          <w:rFonts w:ascii="Times New Roman" w:hAnsi="Times New Roman" w:hint="eastAsia"/>
          <w:sz w:val="24"/>
          <w:szCs w:val="24"/>
          <w:lang w:val="en-US"/>
        </w:rPr>
        <w:t xml:space="preserve"> is the relative velocity which takes into account the inflow wind and the rigid body motion of the blade, </w:t>
      </w:r>
      <w:r w:rsidR="002E2C3F">
        <w:rPr>
          <w:rFonts w:ascii="Times New Roman" w:hAnsi="Times New Roman" w:cs="Times New Roman"/>
          <w:sz w:val="24"/>
          <w:szCs w:val="24"/>
          <w:lang w:val="en-US"/>
        </w:rPr>
        <w:t>φ</w:t>
      </w:r>
      <w:r w:rsidR="002E2C3F" w:rsidRPr="002E2C3F">
        <w:rPr>
          <w:rFonts w:ascii="Times New Roman" w:hAnsi="Times New Roman" w:hint="eastAsia"/>
          <w:sz w:val="24"/>
          <w:szCs w:val="24"/>
          <w:vertAlign w:val="subscript"/>
          <w:lang w:val="en-US"/>
        </w:rPr>
        <w:t>0</w:t>
      </w:r>
      <w:r w:rsidR="002E2C3F">
        <w:rPr>
          <w:rFonts w:ascii="Times New Roman" w:hAnsi="Times New Roman" w:hint="eastAsia"/>
          <w:sz w:val="24"/>
          <w:szCs w:val="24"/>
          <w:lang w:val="en-US"/>
        </w:rPr>
        <w:t xml:space="preserve"> is the steady state inflow angle and </w:t>
      </w:r>
      <w:proofErr w:type="spellStart"/>
      <w:r w:rsidR="002E2C3F">
        <w:rPr>
          <w:rFonts w:ascii="Times New Roman" w:hAnsi="Times New Roman" w:cs="Times New Roman"/>
          <w:sz w:val="24"/>
          <w:szCs w:val="24"/>
          <w:lang w:val="en-US"/>
        </w:rPr>
        <w:t>α</w:t>
      </w:r>
      <w:r w:rsidR="000F28D0">
        <w:rPr>
          <w:rFonts w:ascii="Times New Roman" w:hAnsi="Times New Roman" w:hint="eastAsia"/>
          <w:sz w:val="24"/>
          <w:szCs w:val="24"/>
          <w:vertAlign w:val="subscript"/>
          <w:lang w:val="en-US"/>
        </w:rPr>
        <w:t>W</w:t>
      </w:r>
      <w:proofErr w:type="spellEnd"/>
      <w:r w:rsidR="002E2C3F">
        <w:rPr>
          <w:rFonts w:ascii="Times New Roman" w:hAnsi="Times New Roman" w:hint="eastAsia"/>
          <w:sz w:val="24"/>
          <w:szCs w:val="24"/>
          <w:lang w:val="en-US"/>
        </w:rPr>
        <w:t xml:space="preserve"> is the steady-state </w:t>
      </w:r>
      <w:r w:rsidR="00A01DF5">
        <w:rPr>
          <w:rFonts w:ascii="Times New Roman" w:hAnsi="Times New Roman" w:hint="eastAsia"/>
          <w:sz w:val="24"/>
          <w:szCs w:val="24"/>
          <w:lang w:val="en-US"/>
        </w:rPr>
        <w:t>AOA</w:t>
      </w:r>
      <w:r w:rsidR="002E2C3F">
        <w:rPr>
          <w:rFonts w:ascii="Times New Roman" w:hAnsi="Times New Roman" w:hint="eastAsia"/>
          <w:sz w:val="24"/>
          <w:szCs w:val="24"/>
          <w:lang w:val="en-US"/>
        </w:rPr>
        <w:t xml:space="preserve">. </w:t>
      </w:r>
      <w:r w:rsidR="00795046">
        <w:rPr>
          <w:rFonts w:ascii="Times New Roman" w:hAnsi="Times New Roman" w:hint="eastAsia"/>
          <w:sz w:val="24"/>
          <w:szCs w:val="24"/>
          <w:lang w:val="en-US"/>
        </w:rPr>
        <w:t>The quasi-steady</w:t>
      </w:r>
      <w:r w:rsidR="00725747">
        <w:rPr>
          <w:rFonts w:ascii="Times New Roman" w:hAnsi="Times New Roman" w:hint="eastAsia"/>
          <w:sz w:val="24"/>
          <w:szCs w:val="24"/>
          <w:lang w:val="en-US"/>
        </w:rPr>
        <w:t xml:space="preserve"> aerodynamic forces per unit length can be written as</w:t>
      </w:r>
    </w:p>
    <w:p w:rsidR="000C0AC4" w:rsidRDefault="000C0AC4" w:rsidP="000C0AC4">
      <w:pPr>
        <w:autoSpaceDE w:val="0"/>
        <w:autoSpaceDN w:val="0"/>
        <w:adjustRightInd w:val="0"/>
        <w:spacing w:after="0" w:line="240" w:lineRule="auto"/>
        <w:jc w:val="center"/>
        <w:rPr>
          <w:sz w:val="24"/>
          <w:szCs w:val="24"/>
          <w:lang w:val="en-US"/>
        </w:rPr>
      </w:pPr>
      <w:r w:rsidRPr="00A8341E">
        <w:rPr>
          <w:position w:val="-24"/>
          <w:sz w:val="24"/>
          <w:szCs w:val="24"/>
        </w:rPr>
        <w:object w:dxaOrig="24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8pt;height:31.1pt" o:ole="">
            <v:imagedata r:id="rId10" o:title=""/>
          </v:shape>
          <o:OLEObject Type="Embed" ProgID="Equation.DSMT4" ShapeID="_x0000_i1025" DrawAspect="Content" ObjectID="_1384542122" r:id="rId11"/>
        </w:object>
      </w:r>
      <w:r w:rsidR="00196B71" w:rsidRPr="000C0AC4">
        <w:rPr>
          <w:rFonts w:ascii="Times New Roman" w:hAnsi="Times New Roman"/>
          <w:sz w:val="24"/>
          <w:szCs w:val="24"/>
          <w:lang w:val="en-US"/>
        </w:rPr>
        <w:fldChar w:fldCharType="begin"/>
      </w:r>
      <w:r w:rsidRPr="000C0AC4">
        <w:rPr>
          <w:rFonts w:ascii="Times New Roman" w:hAnsi="Times New Roman"/>
          <w:sz w:val="24"/>
          <w:szCs w:val="24"/>
          <w:lang w:val="en-US"/>
        </w:rPr>
        <w:instrText xml:space="preserve"> MACROBUTTON MTPlaceRef \* MERGEFORMAT </w:instrText>
      </w:r>
      <w:r w:rsidR="00196B71" w:rsidRPr="000C0AC4">
        <w:rPr>
          <w:rFonts w:ascii="Times New Roman" w:hAnsi="Times New Roman"/>
          <w:sz w:val="24"/>
          <w:szCs w:val="24"/>
          <w:lang w:val="en-US"/>
        </w:rPr>
        <w:fldChar w:fldCharType="begin"/>
      </w:r>
      <w:r w:rsidRPr="000C0AC4">
        <w:rPr>
          <w:rFonts w:ascii="Times New Roman" w:hAnsi="Times New Roman"/>
          <w:sz w:val="24"/>
          <w:szCs w:val="24"/>
          <w:lang w:val="en-US"/>
        </w:rPr>
        <w:instrText xml:space="preserve"> SEQ MTEqn \h \* MERGEFORMAT </w:instrText>
      </w:r>
      <w:r w:rsidR="00196B71" w:rsidRPr="000C0AC4">
        <w:rPr>
          <w:rFonts w:ascii="Times New Roman" w:hAnsi="Times New Roman"/>
          <w:sz w:val="24"/>
          <w:szCs w:val="24"/>
          <w:lang w:val="en-US"/>
        </w:rPr>
        <w:fldChar w:fldCharType="end"/>
      </w:r>
      <w:r w:rsidRPr="000C0AC4">
        <w:rPr>
          <w:rFonts w:ascii="Times New Roman" w:hAnsi="Times New Roman"/>
          <w:sz w:val="24"/>
          <w:szCs w:val="24"/>
          <w:lang w:val="en-US"/>
        </w:rPr>
        <w:instrText>(</w:instrText>
      </w:r>
      <w:fldSimple w:instr=" SEQ MTEqn \c \* Arabic \* MERGEFORMAT ">
        <w:r w:rsidR="00B62AE3" w:rsidRPr="00B62AE3">
          <w:rPr>
            <w:rFonts w:ascii="Times New Roman" w:hAnsi="Times New Roman"/>
            <w:noProof/>
            <w:sz w:val="24"/>
            <w:szCs w:val="24"/>
            <w:lang w:val="en-US"/>
          </w:rPr>
          <w:instrText>1</w:instrText>
        </w:r>
      </w:fldSimple>
      <w:r w:rsidRPr="000C0AC4">
        <w:rPr>
          <w:rFonts w:ascii="Times New Roman" w:hAnsi="Times New Roman"/>
          <w:sz w:val="24"/>
          <w:szCs w:val="24"/>
          <w:lang w:val="en-US"/>
        </w:rPr>
        <w:instrText>)</w:instrText>
      </w:r>
      <w:r w:rsidR="00196B71" w:rsidRPr="000C0AC4">
        <w:rPr>
          <w:rFonts w:ascii="Times New Roman" w:hAnsi="Times New Roman"/>
          <w:sz w:val="24"/>
          <w:szCs w:val="24"/>
          <w:lang w:val="en-US"/>
        </w:rPr>
        <w:fldChar w:fldCharType="end"/>
      </w:r>
    </w:p>
    <w:p w:rsidR="00A8341E" w:rsidRPr="002E2C3F" w:rsidRDefault="00530C8B" w:rsidP="000C0AC4">
      <w:pPr>
        <w:autoSpaceDE w:val="0"/>
        <w:autoSpaceDN w:val="0"/>
        <w:adjustRightInd w:val="0"/>
        <w:spacing w:after="0" w:line="240" w:lineRule="auto"/>
        <w:jc w:val="center"/>
        <w:rPr>
          <w:sz w:val="24"/>
          <w:szCs w:val="24"/>
          <w:lang w:val="en-US"/>
        </w:rPr>
      </w:pPr>
      <w:r w:rsidRPr="00A8341E">
        <w:rPr>
          <w:position w:val="-24"/>
          <w:sz w:val="24"/>
          <w:szCs w:val="24"/>
        </w:rPr>
        <w:object w:dxaOrig="2540" w:dyaOrig="620">
          <v:shape id="_x0000_i1026" type="#_x0000_t75" style="width:127.1pt;height:31.1pt" o:ole="">
            <v:imagedata r:id="rId12" o:title=""/>
          </v:shape>
          <o:OLEObject Type="Embed" ProgID="Equation.DSMT4" ShapeID="_x0000_i1026" DrawAspect="Content" ObjectID="_1384542123" r:id="rId13"/>
        </w:object>
      </w:r>
      <w:r w:rsidR="00196B71" w:rsidRPr="000C0AC4">
        <w:rPr>
          <w:rFonts w:ascii="Times New Roman" w:hAnsi="Times New Roman"/>
          <w:sz w:val="24"/>
          <w:szCs w:val="24"/>
          <w:lang w:val="en-US"/>
        </w:rPr>
        <w:fldChar w:fldCharType="begin"/>
      </w:r>
      <w:r w:rsidR="000C0AC4" w:rsidRPr="000C0AC4">
        <w:rPr>
          <w:rFonts w:ascii="Times New Roman" w:hAnsi="Times New Roman"/>
          <w:sz w:val="24"/>
          <w:szCs w:val="24"/>
          <w:lang w:val="en-US"/>
        </w:rPr>
        <w:instrText xml:space="preserve"> MACROBUTTON MTPlaceRef \* MERGEFORMAT </w:instrText>
      </w:r>
      <w:r w:rsidR="00196B71" w:rsidRPr="000C0AC4">
        <w:rPr>
          <w:rFonts w:ascii="Times New Roman" w:hAnsi="Times New Roman"/>
          <w:sz w:val="24"/>
          <w:szCs w:val="24"/>
          <w:lang w:val="en-US"/>
        </w:rPr>
        <w:fldChar w:fldCharType="begin"/>
      </w:r>
      <w:r w:rsidR="000C0AC4" w:rsidRPr="000C0AC4">
        <w:rPr>
          <w:rFonts w:ascii="Times New Roman" w:hAnsi="Times New Roman"/>
          <w:sz w:val="24"/>
          <w:szCs w:val="24"/>
          <w:lang w:val="en-US"/>
        </w:rPr>
        <w:instrText xml:space="preserve"> SEQ MTEqn \h \* MERGEFORMAT </w:instrText>
      </w:r>
      <w:r w:rsidR="00196B71" w:rsidRPr="000C0AC4">
        <w:rPr>
          <w:rFonts w:ascii="Times New Roman" w:hAnsi="Times New Roman"/>
          <w:sz w:val="24"/>
          <w:szCs w:val="24"/>
          <w:lang w:val="en-US"/>
        </w:rPr>
        <w:fldChar w:fldCharType="end"/>
      </w:r>
      <w:r w:rsidR="000C0AC4" w:rsidRPr="000C0AC4">
        <w:rPr>
          <w:rFonts w:ascii="Times New Roman" w:hAnsi="Times New Roman"/>
          <w:sz w:val="24"/>
          <w:szCs w:val="24"/>
          <w:lang w:val="en-US"/>
        </w:rPr>
        <w:instrText>(</w:instrText>
      </w:r>
      <w:fldSimple w:instr=" SEQ MTEqn \c \* Arabic \* MERGEFORMAT ">
        <w:r w:rsidR="00B62AE3" w:rsidRPr="00B62AE3">
          <w:rPr>
            <w:rFonts w:ascii="Times New Roman" w:hAnsi="Times New Roman"/>
            <w:noProof/>
            <w:sz w:val="24"/>
            <w:szCs w:val="24"/>
            <w:lang w:val="en-US"/>
          </w:rPr>
          <w:instrText>2</w:instrText>
        </w:r>
      </w:fldSimple>
      <w:r w:rsidR="000C0AC4" w:rsidRPr="000C0AC4">
        <w:rPr>
          <w:rFonts w:ascii="Times New Roman" w:hAnsi="Times New Roman"/>
          <w:sz w:val="24"/>
          <w:szCs w:val="24"/>
          <w:lang w:val="en-US"/>
        </w:rPr>
        <w:instrText>)</w:instrText>
      </w:r>
      <w:r w:rsidR="00196B71" w:rsidRPr="000C0AC4">
        <w:rPr>
          <w:rFonts w:ascii="Times New Roman" w:hAnsi="Times New Roman"/>
          <w:sz w:val="24"/>
          <w:szCs w:val="24"/>
          <w:lang w:val="en-US"/>
        </w:rPr>
        <w:fldChar w:fldCharType="end"/>
      </w:r>
    </w:p>
    <w:p w:rsidR="00040F68" w:rsidRDefault="002E2C3F" w:rsidP="00CE34F7">
      <w:pPr>
        <w:autoSpaceDE w:val="0"/>
        <w:autoSpaceDN w:val="0"/>
        <w:adjustRightInd w:val="0"/>
        <w:spacing w:after="0" w:line="240" w:lineRule="auto"/>
        <w:jc w:val="both"/>
        <w:rPr>
          <w:ins w:id="68" w:author="jiangzhiy" w:date="2011-12-03T19:57:00Z"/>
          <w:rFonts w:ascii="Times New Roman" w:hAnsi="Times New Roman" w:hint="eastAsia"/>
          <w:sz w:val="24"/>
          <w:szCs w:val="24"/>
          <w:lang w:val="en-US"/>
        </w:rPr>
      </w:pPr>
      <w:r w:rsidRPr="002E2C3F">
        <w:rPr>
          <w:rFonts w:ascii="Times New Roman" w:hAnsi="Times New Roman" w:hint="eastAsia"/>
          <w:sz w:val="24"/>
          <w:szCs w:val="24"/>
          <w:lang w:val="en-US"/>
        </w:rPr>
        <w:t>Where</w:t>
      </w:r>
      <w:r w:rsidR="00530C8B">
        <w:rPr>
          <w:rFonts w:ascii="Times New Roman" w:hAnsi="Times New Roman" w:hint="eastAsia"/>
          <w:sz w:val="24"/>
          <w:szCs w:val="24"/>
          <w:lang w:val="en-US"/>
        </w:rPr>
        <w:t xml:space="preserve"> </w:t>
      </w:r>
      <w:r w:rsidR="00530C8B">
        <w:rPr>
          <w:rFonts w:ascii="Times New Roman" w:hAnsi="Times New Roman" w:cs="Times New Roman"/>
          <w:sz w:val="24"/>
          <w:szCs w:val="24"/>
          <w:lang w:val="en-US"/>
        </w:rPr>
        <w:t>ρ</w:t>
      </w:r>
      <w:r w:rsidR="00530C8B">
        <w:rPr>
          <w:rFonts w:ascii="Times New Roman" w:hAnsi="Times New Roman" w:cs="Times New Roman" w:hint="eastAsia"/>
          <w:sz w:val="24"/>
          <w:szCs w:val="24"/>
          <w:lang w:val="en-US"/>
        </w:rPr>
        <w:t xml:space="preserve"> is the air density, C</w:t>
      </w:r>
      <w:r w:rsidR="00530C8B" w:rsidRPr="00B20A00">
        <w:rPr>
          <w:rFonts w:ascii="Times New Roman" w:hAnsi="Times New Roman" w:cs="Times New Roman" w:hint="eastAsia"/>
          <w:sz w:val="24"/>
          <w:szCs w:val="24"/>
          <w:vertAlign w:val="subscript"/>
          <w:lang w:val="en-US"/>
        </w:rPr>
        <w:t>L</w:t>
      </w:r>
      <w:r w:rsidR="00530C8B">
        <w:rPr>
          <w:rFonts w:ascii="Times New Roman" w:hAnsi="Times New Roman" w:cs="Times New Roman" w:hint="eastAsia"/>
          <w:sz w:val="24"/>
          <w:szCs w:val="24"/>
          <w:lang w:val="en-US"/>
        </w:rPr>
        <w:t xml:space="preserve"> and</w:t>
      </w:r>
      <w:r w:rsidR="00B20A00">
        <w:rPr>
          <w:rFonts w:ascii="Times New Roman" w:hAnsi="Times New Roman" w:cs="Times New Roman" w:hint="eastAsia"/>
          <w:sz w:val="24"/>
          <w:szCs w:val="24"/>
          <w:lang w:val="en-US"/>
        </w:rPr>
        <w:t xml:space="preserve"> C</w:t>
      </w:r>
      <w:r w:rsidR="00B20A00" w:rsidRPr="00B20A00">
        <w:rPr>
          <w:rFonts w:ascii="Times New Roman" w:hAnsi="Times New Roman" w:cs="Times New Roman" w:hint="eastAsia"/>
          <w:sz w:val="24"/>
          <w:szCs w:val="24"/>
          <w:vertAlign w:val="subscript"/>
          <w:lang w:val="en-US"/>
        </w:rPr>
        <w:t>D</w:t>
      </w:r>
      <w:r w:rsidR="00B20A00">
        <w:rPr>
          <w:rFonts w:ascii="Times New Roman" w:hAnsi="Times New Roman" w:cs="Times New Roman" w:hint="eastAsia"/>
          <w:sz w:val="24"/>
          <w:szCs w:val="24"/>
          <w:lang w:val="en-US"/>
        </w:rPr>
        <w:t xml:space="preserve"> are the lift and drag coefficients, </w:t>
      </w:r>
      <w:r>
        <w:rPr>
          <w:rFonts w:ascii="Times New Roman" w:hAnsi="Times New Roman" w:hint="eastAsia"/>
          <w:sz w:val="24"/>
          <w:szCs w:val="24"/>
          <w:lang w:val="en-US"/>
        </w:rPr>
        <w:t xml:space="preserve">c(r) is the cord </w:t>
      </w:r>
      <w:r>
        <w:rPr>
          <w:rFonts w:ascii="Times New Roman" w:hAnsi="Times New Roman"/>
          <w:sz w:val="24"/>
          <w:szCs w:val="24"/>
          <w:lang w:val="en-US"/>
        </w:rPr>
        <w:t>length</w:t>
      </w:r>
      <w:r>
        <w:rPr>
          <w:rFonts w:ascii="Times New Roman" w:hAnsi="Times New Roman" w:hint="eastAsia"/>
          <w:sz w:val="24"/>
          <w:szCs w:val="24"/>
          <w:lang w:val="en-US"/>
        </w:rPr>
        <w:t xml:space="preserve"> at a given radius and W is the </w:t>
      </w:r>
      <w:r w:rsidR="00530C8B">
        <w:rPr>
          <w:rFonts w:ascii="Times New Roman" w:hAnsi="Times New Roman" w:hint="eastAsia"/>
          <w:sz w:val="24"/>
          <w:szCs w:val="24"/>
          <w:lang w:val="en-US"/>
        </w:rPr>
        <w:t>relative speed</w:t>
      </w:r>
      <w:r w:rsidR="00A264AD">
        <w:rPr>
          <w:rFonts w:ascii="Times New Roman" w:hAnsi="Times New Roman" w:hint="eastAsia"/>
          <w:sz w:val="24"/>
          <w:szCs w:val="24"/>
          <w:lang w:val="en-US"/>
        </w:rPr>
        <w:t>.</w:t>
      </w:r>
      <w:r w:rsidR="000F28D0">
        <w:rPr>
          <w:rFonts w:ascii="Times New Roman" w:hAnsi="Times New Roman" w:hint="eastAsia"/>
          <w:sz w:val="24"/>
          <w:szCs w:val="24"/>
          <w:lang w:val="en-US"/>
        </w:rPr>
        <w:t xml:space="preserve"> </w:t>
      </w:r>
      <w:r w:rsidR="00A264AD">
        <w:rPr>
          <w:rFonts w:ascii="Times New Roman" w:hAnsi="Times New Roman"/>
          <w:sz w:val="24"/>
          <w:szCs w:val="24"/>
          <w:lang w:val="en-US"/>
        </w:rPr>
        <w:t xml:space="preserve">For a parked wind turbine, </w:t>
      </w:r>
      <w:r w:rsidR="007E76B2">
        <w:rPr>
          <w:rFonts w:ascii="Times New Roman" w:hAnsi="Times New Roman"/>
          <w:sz w:val="24"/>
          <w:szCs w:val="24"/>
          <w:lang w:val="en-US"/>
        </w:rPr>
        <w:t xml:space="preserve">the blades are non-rotating and </w:t>
      </w:r>
      <w:r w:rsidR="00A264AD">
        <w:rPr>
          <w:rFonts w:ascii="Times New Roman" w:hAnsi="Times New Roman"/>
          <w:sz w:val="24"/>
          <w:szCs w:val="24"/>
          <w:lang w:val="en-US"/>
        </w:rPr>
        <w:t xml:space="preserve">the </w:t>
      </w:r>
      <w:ins w:id="69" w:author="jiangzhiy" w:date="2011-12-03T15:15:00Z">
        <w:r w:rsidR="007C13CD">
          <w:rPr>
            <w:rFonts w:ascii="Times New Roman" w:hAnsi="Times New Roman" w:hint="eastAsia"/>
            <w:sz w:val="24"/>
            <w:szCs w:val="24"/>
            <w:lang w:val="en-US"/>
          </w:rPr>
          <w:t xml:space="preserve">axial and the tangential </w:t>
        </w:r>
      </w:ins>
      <w:r w:rsidR="00A264AD">
        <w:rPr>
          <w:rFonts w:ascii="Times New Roman" w:hAnsi="Times New Roman"/>
          <w:sz w:val="24"/>
          <w:szCs w:val="24"/>
          <w:lang w:val="en-US"/>
        </w:rPr>
        <w:t xml:space="preserve">induction factor </w:t>
      </w:r>
      <w:del w:id="70" w:author="jiangzhiy" w:date="2011-12-03T15:15:00Z">
        <w:r w:rsidR="00A264AD" w:rsidDel="007C13CD">
          <w:rPr>
            <w:rFonts w:ascii="Times New Roman" w:hAnsi="Times New Roman"/>
            <w:sz w:val="24"/>
            <w:szCs w:val="24"/>
            <w:lang w:val="en-US"/>
          </w:rPr>
          <w:delText xml:space="preserve">is </w:delText>
        </w:r>
      </w:del>
      <w:ins w:id="71" w:author="jiangzhiy" w:date="2011-12-03T15:15:00Z">
        <w:r w:rsidR="007C13CD">
          <w:rPr>
            <w:rFonts w:ascii="Times New Roman" w:hAnsi="Times New Roman" w:hint="eastAsia"/>
            <w:sz w:val="24"/>
            <w:szCs w:val="24"/>
            <w:lang w:val="en-US"/>
          </w:rPr>
          <w:t>are</w:t>
        </w:r>
        <w:r w:rsidR="007C13CD">
          <w:rPr>
            <w:rFonts w:ascii="Times New Roman" w:hAnsi="Times New Roman"/>
            <w:sz w:val="24"/>
            <w:szCs w:val="24"/>
            <w:lang w:val="en-US"/>
          </w:rPr>
          <w:t xml:space="preserve"> </w:t>
        </w:r>
      </w:ins>
      <w:r w:rsidR="00A264AD">
        <w:rPr>
          <w:rFonts w:ascii="Times New Roman" w:hAnsi="Times New Roman"/>
          <w:sz w:val="24"/>
          <w:szCs w:val="24"/>
          <w:lang w:val="en-US"/>
        </w:rPr>
        <w:t xml:space="preserve">approximately </w:t>
      </w:r>
      <w:del w:id="72" w:author="jiangzhiy" w:date="2011-12-03T15:20:00Z">
        <w:r w:rsidR="007E76B2" w:rsidDel="00DC5926">
          <w:rPr>
            <w:rFonts w:ascii="Times New Roman" w:hAnsi="Times New Roman"/>
            <w:sz w:val="24"/>
            <w:szCs w:val="24"/>
            <w:lang w:val="en-US"/>
          </w:rPr>
          <w:delText>0</w:delText>
        </w:r>
      </w:del>
      <w:ins w:id="73" w:author="jiangzhiy" w:date="2011-12-03T15:20:00Z">
        <w:r w:rsidR="00DC5926">
          <w:rPr>
            <w:rFonts w:ascii="Times New Roman" w:hAnsi="Times New Roman" w:hint="eastAsia"/>
            <w:sz w:val="24"/>
            <w:szCs w:val="24"/>
            <w:lang w:val="en-US"/>
          </w:rPr>
          <w:t>zero</w:t>
        </w:r>
      </w:ins>
      <w:r w:rsidR="007E76B2">
        <w:rPr>
          <w:rFonts w:ascii="Times New Roman" w:hAnsi="Times New Roman"/>
          <w:sz w:val="24"/>
          <w:szCs w:val="24"/>
          <w:lang w:val="en-US"/>
        </w:rPr>
        <w:t>. At each time step, the HAWC</w:t>
      </w:r>
      <w:r w:rsidR="00DA742E">
        <w:rPr>
          <w:rFonts w:ascii="Times New Roman" w:hAnsi="Times New Roman"/>
          <w:sz w:val="24"/>
          <w:szCs w:val="24"/>
          <w:lang w:val="en-US"/>
        </w:rPr>
        <w:t>2 code</w:t>
      </w:r>
      <w:r w:rsidR="007E76B2">
        <w:rPr>
          <w:rFonts w:ascii="Times New Roman" w:hAnsi="Times New Roman"/>
          <w:sz w:val="24"/>
          <w:szCs w:val="24"/>
          <w:lang w:val="en-US"/>
        </w:rPr>
        <w:t xml:space="preserve"> calculate</w:t>
      </w:r>
      <w:r w:rsidR="00DA742E">
        <w:rPr>
          <w:rFonts w:ascii="Times New Roman" w:hAnsi="Times New Roman"/>
          <w:sz w:val="24"/>
          <w:szCs w:val="24"/>
          <w:lang w:val="en-US"/>
        </w:rPr>
        <w:t xml:space="preserve">s </w:t>
      </w:r>
      <w:del w:id="74" w:author="jiangzhiy" w:date="2011-12-03T15:27:00Z">
        <w:r w:rsidR="007E76B2" w:rsidDel="00DC5926">
          <w:rPr>
            <w:rFonts w:ascii="Times New Roman" w:hAnsi="Times New Roman"/>
            <w:sz w:val="24"/>
            <w:szCs w:val="24"/>
            <w:lang w:val="en-US"/>
          </w:rPr>
          <w:delText xml:space="preserve">the </w:delText>
        </w:r>
        <w:r w:rsidR="00A01DF5" w:rsidDel="00DC5926">
          <w:rPr>
            <w:rFonts w:ascii="Times New Roman" w:hAnsi="Times New Roman"/>
            <w:sz w:val="24"/>
            <w:szCs w:val="24"/>
            <w:lang w:val="en-US"/>
          </w:rPr>
          <w:delText>AOA</w:delText>
        </w:r>
        <w:r w:rsidR="00DA742E" w:rsidDel="00DC5926">
          <w:rPr>
            <w:rFonts w:ascii="Times New Roman" w:hAnsi="Times New Roman"/>
            <w:sz w:val="24"/>
            <w:szCs w:val="24"/>
            <w:lang w:val="en-US"/>
          </w:rPr>
          <w:delText xml:space="preserve"> </w:delText>
        </w:r>
      </w:del>
      <w:ins w:id="75" w:author="jiangzhiy" w:date="2011-12-03T15:22:00Z">
        <w:r w:rsidR="00DC5926">
          <w:rPr>
            <w:rFonts w:ascii="Times New Roman" w:hAnsi="Times New Roman" w:hint="eastAsia"/>
            <w:sz w:val="24"/>
            <w:szCs w:val="24"/>
            <w:lang w:val="en-US"/>
          </w:rPr>
          <w:t xml:space="preserve">the aerodynamic </w:t>
        </w:r>
      </w:ins>
      <w:ins w:id="76" w:author="jiangzhiy" w:date="2011-12-03T19:52:00Z">
        <w:r w:rsidR="000A1E88">
          <w:rPr>
            <w:rFonts w:ascii="Times New Roman" w:hAnsi="Times New Roman" w:hint="eastAsia"/>
            <w:sz w:val="24"/>
            <w:szCs w:val="24"/>
            <w:lang w:val="en-US"/>
          </w:rPr>
          <w:t>load based on the steady-state airfoil characteristics</w:t>
        </w:r>
      </w:ins>
      <w:del w:id="77" w:author="jiangzhiy" w:date="2011-12-03T15:27:00Z">
        <w:r w:rsidR="00DA742E" w:rsidDel="00DC5926">
          <w:rPr>
            <w:rFonts w:ascii="Times New Roman" w:hAnsi="Times New Roman"/>
            <w:sz w:val="24"/>
            <w:szCs w:val="24"/>
            <w:lang w:val="en-US"/>
          </w:rPr>
          <w:delText>on each blade section</w:delText>
        </w:r>
      </w:del>
      <w:ins w:id="78" w:author="jiangzhiy" w:date="2011-12-03T19:52:00Z">
        <w:r w:rsidR="000A1E88">
          <w:rPr>
            <w:rFonts w:ascii="Times New Roman" w:hAnsi="Times New Roman" w:hint="eastAsia"/>
            <w:sz w:val="24"/>
            <w:szCs w:val="24"/>
            <w:lang w:val="en-US"/>
          </w:rPr>
          <w:t>.</w:t>
        </w:r>
      </w:ins>
      <w:del w:id="79" w:author="jiangzhiy" w:date="2011-12-03T19:52:00Z">
        <w:r w:rsidR="00DA742E" w:rsidDel="000A1E88">
          <w:rPr>
            <w:rFonts w:ascii="Times New Roman" w:hAnsi="Times New Roman"/>
            <w:sz w:val="24"/>
            <w:szCs w:val="24"/>
            <w:lang w:val="en-US"/>
          </w:rPr>
          <w:delText>,</w:delText>
        </w:r>
      </w:del>
      <w:del w:id="80" w:author="jiangzhiy" w:date="2011-12-03T19:55:00Z">
        <w:r w:rsidR="00DA742E" w:rsidDel="00D769E4">
          <w:rPr>
            <w:rFonts w:ascii="Times New Roman" w:hAnsi="Times New Roman"/>
            <w:sz w:val="24"/>
            <w:szCs w:val="24"/>
            <w:lang w:val="en-US"/>
          </w:rPr>
          <w:delText xml:space="preserve"> </w:delText>
        </w:r>
      </w:del>
      <w:del w:id="81" w:author="jiangzhiy" w:date="2011-12-03T15:27:00Z">
        <w:r w:rsidR="00DA742E" w:rsidDel="00DC5926">
          <w:rPr>
            <w:rFonts w:ascii="Times New Roman" w:hAnsi="Times New Roman"/>
            <w:sz w:val="24"/>
            <w:szCs w:val="24"/>
            <w:lang w:val="en-US"/>
          </w:rPr>
          <w:delText>compute</w:delText>
        </w:r>
        <w:r w:rsidR="002A45B0" w:rsidDel="00DC5926">
          <w:rPr>
            <w:rFonts w:ascii="Times New Roman" w:hAnsi="Times New Roman"/>
            <w:sz w:val="24"/>
            <w:szCs w:val="24"/>
            <w:lang w:val="en-US"/>
          </w:rPr>
          <w:delText>s</w:delText>
        </w:r>
        <w:r w:rsidR="00DA742E" w:rsidDel="00DC5926">
          <w:rPr>
            <w:rFonts w:ascii="Times New Roman" w:hAnsi="Times New Roman"/>
            <w:sz w:val="24"/>
            <w:szCs w:val="24"/>
            <w:lang w:val="en-US"/>
          </w:rPr>
          <w:delText xml:space="preserve"> the loads and</w:delText>
        </w:r>
      </w:del>
      <w:del w:id="82" w:author="jiangzhiy" w:date="2011-12-03T19:55:00Z">
        <w:r w:rsidR="00DA742E" w:rsidDel="00D769E4">
          <w:rPr>
            <w:rFonts w:ascii="Times New Roman" w:hAnsi="Times New Roman"/>
            <w:sz w:val="24"/>
            <w:szCs w:val="24"/>
            <w:lang w:val="en-US"/>
          </w:rPr>
          <w:delText xml:space="preserve"> the response </w:delText>
        </w:r>
        <w:r w:rsidR="002A45B0" w:rsidDel="00D769E4">
          <w:rPr>
            <w:rFonts w:ascii="Times New Roman" w:hAnsi="Times New Roman"/>
            <w:sz w:val="24"/>
            <w:szCs w:val="24"/>
            <w:lang w:val="en-US"/>
          </w:rPr>
          <w:delText>based on</w:delText>
        </w:r>
        <w:r w:rsidR="00DA742E" w:rsidDel="00D769E4">
          <w:rPr>
            <w:rFonts w:ascii="Times New Roman" w:hAnsi="Times New Roman"/>
            <w:sz w:val="24"/>
            <w:szCs w:val="24"/>
            <w:lang w:val="en-US"/>
          </w:rPr>
          <w:delText xml:space="preserve"> a multi-body formulation.</w:delText>
        </w:r>
      </w:del>
      <w:r w:rsidR="00DA742E">
        <w:rPr>
          <w:rFonts w:ascii="Times New Roman" w:hAnsi="Times New Roman"/>
          <w:sz w:val="24"/>
          <w:szCs w:val="24"/>
          <w:lang w:val="en-US"/>
        </w:rPr>
        <w:t xml:space="preserve"> </w:t>
      </w:r>
      <w:r w:rsidR="00040F68">
        <w:rPr>
          <w:rFonts w:ascii="Times New Roman" w:hAnsi="Times New Roman" w:hint="eastAsia"/>
          <w:sz w:val="24"/>
          <w:szCs w:val="24"/>
          <w:lang w:val="en-US"/>
        </w:rPr>
        <w:t xml:space="preserve">For a feathered blade parallel to the wind, the aerodynamic load is dominated </w:t>
      </w:r>
      <w:r w:rsidR="00040F68">
        <w:rPr>
          <w:rFonts w:ascii="Times New Roman" w:hAnsi="Times New Roman" w:hint="eastAsia"/>
          <w:sz w:val="24"/>
          <w:szCs w:val="24"/>
          <w:lang w:val="en-US"/>
        </w:rPr>
        <w:lastRenderedPageBreak/>
        <w:t>by lift.</w:t>
      </w:r>
      <w:r w:rsidR="00B17EFD">
        <w:rPr>
          <w:rFonts w:ascii="Times New Roman" w:hAnsi="Times New Roman" w:hint="eastAsia"/>
          <w:sz w:val="24"/>
          <w:szCs w:val="24"/>
          <w:lang w:val="en-US"/>
        </w:rPr>
        <w:t xml:space="preserve"> For a seized blade, </w:t>
      </w:r>
      <w:r w:rsidR="00C53135">
        <w:rPr>
          <w:rFonts w:ascii="Times New Roman" w:hAnsi="Times New Roman" w:hint="eastAsia"/>
          <w:sz w:val="24"/>
          <w:szCs w:val="24"/>
          <w:lang w:val="en-US"/>
        </w:rPr>
        <w:t xml:space="preserve">the load is drag-dominated. Due to the motion of the blade and the turbulent nature of the wind, there exists </w:t>
      </w:r>
      <w:r w:rsidR="00A01DF5">
        <w:rPr>
          <w:rFonts w:ascii="Times New Roman" w:hAnsi="Times New Roman"/>
          <w:sz w:val="24"/>
          <w:szCs w:val="24"/>
          <w:lang w:val="en-US"/>
        </w:rPr>
        <w:t xml:space="preserve">minor </w:t>
      </w:r>
      <w:r w:rsidR="00C53135">
        <w:rPr>
          <w:rFonts w:ascii="Times New Roman" w:hAnsi="Times New Roman" w:hint="eastAsia"/>
          <w:sz w:val="24"/>
          <w:szCs w:val="24"/>
          <w:lang w:val="en-US"/>
        </w:rPr>
        <w:t>lift force</w:t>
      </w:r>
      <w:r w:rsidR="00035E1E">
        <w:rPr>
          <w:rFonts w:ascii="Times New Roman" w:hAnsi="Times New Roman" w:hint="eastAsia"/>
          <w:sz w:val="24"/>
          <w:szCs w:val="24"/>
          <w:lang w:val="en-US"/>
        </w:rPr>
        <w:t xml:space="preserve"> </w:t>
      </w:r>
      <w:r w:rsidR="00C53135">
        <w:rPr>
          <w:rFonts w:ascii="Times New Roman" w:hAnsi="Times New Roman" w:hint="eastAsia"/>
          <w:sz w:val="24"/>
          <w:szCs w:val="24"/>
          <w:lang w:val="en-US"/>
        </w:rPr>
        <w:t>(Fig.</w:t>
      </w:r>
      <w:r w:rsidR="000C0AC4">
        <w:rPr>
          <w:rFonts w:ascii="Times New Roman" w:hAnsi="Times New Roman" w:hint="eastAsia"/>
          <w:sz w:val="24"/>
          <w:szCs w:val="24"/>
          <w:lang w:val="en-US"/>
        </w:rPr>
        <w:t>4)</w:t>
      </w:r>
      <w:r w:rsidR="00C53135">
        <w:rPr>
          <w:rFonts w:ascii="Times New Roman" w:hAnsi="Times New Roman" w:hint="eastAsia"/>
          <w:sz w:val="24"/>
          <w:szCs w:val="24"/>
          <w:lang w:val="en-US"/>
        </w:rPr>
        <w:t>.</w:t>
      </w:r>
    </w:p>
    <w:p w:rsidR="00D769E4" w:rsidRDefault="00D769E4" w:rsidP="00D769E4">
      <w:pPr>
        <w:autoSpaceDE w:val="0"/>
        <w:autoSpaceDN w:val="0"/>
        <w:adjustRightInd w:val="0"/>
        <w:spacing w:after="0" w:line="240" w:lineRule="auto"/>
        <w:jc w:val="center"/>
        <w:rPr>
          <w:rFonts w:ascii="Times New Roman" w:hAnsi="Times New Roman"/>
          <w:sz w:val="24"/>
          <w:szCs w:val="24"/>
          <w:lang w:val="en-US"/>
        </w:rPr>
      </w:pPr>
      <w:moveToRangeStart w:id="83" w:author="jiangzhiy" w:date="2011-12-03T19:57:00Z" w:name="move310705559"/>
      <w:moveTo w:id="84" w:author="jiangzhiy" w:date="2011-12-03T19:57:00Z">
        <w:r w:rsidRPr="00C53135">
          <w:rPr>
            <w:rFonts w:ascii="Times New Roman" w:hAnsi="Times New Roman"/>
            <w:noProof/>
            <w:sz w:val="24"/>
            <w:szCs w:val="24"/>
          </w:rPr>
          <w:drawing>
            <wp:inline distT="0" distB="0" distL="0" distR="0">
              <wp:extent cx="3591245" cy="2837461"/>
              <wp:effectExtent l="0" t="0" r="0" b="0"/>
              <wp:docPr id="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l="2300" t="4874" r="7439"/>
                      <a:stretch>
                        <a:fillRect/>
                      </a:stretch>
                    </pic:blipFill>
                    <pic:spPr bwMode="auto">
                      <a:xfrm>
                        <a:off x="0" y="0"/>
                        <a:ext cx="3591244" cy="2837460"/>
                      </a:xfrm>
                      <a:prstGeom prst="rect">
                        <a:avLst/>
                      </a:prstGeom>
                      <a:noFill/>
                      <a:ln w="9525">
                        <a:noFill/>
                        <a:miter lim="800000"/>
                        <a:headEnd/>
                        <a:tailEnd/>
                      </a:ln>
                    </pic:spPr>
                  </pic:pic>
                </a:graphicData>
              </a:graphic>
            </wp:inline>
          </w:drawing>
        </w:r>
      </w:moveTo>
    </w:p>
    <w:p w:rsidR="00D769E4" w:rsidDel="00D769E4" w:rsidRDefault="00D769E4" w:rsidP="00D769E4">
      <w:pPr>
        <w:jc w:val="center"/>
        <w:rPr>
          <w:del w:id="85" w:author="jiangzhiy" w:date="2011-12-03T19:57:00Z"/>
          <w:rFonts w:ascii="Times New Roman" w:hAnsi="Times New Roman" w:cs="Times New Roman" w:hint="eastAsia"/>
          <w:lang w:val="en-US"/>
        </w:rPr>
      </w:pPr>
      <w:moveTo w:id="86" w:author="jiangzhiy" w:date="2011-12-03T19:57:00Z">
        <w:r w:rsidRPr="00630ABB">
          <w:rPr>
            <w:rFonts w:ascii="Times New Roman" w:hAnsi="Times New Roman" w:cs="Times New Roman" w:hint="eastAsia"/>
            <w:lang w:val="en-US"/>
          </w:rPr>
          <w:t xml:space="preserve">Fig.4 Time history of aerodynamic loads on a seized blade, </w:t>
        </w:r>
        <w:r w:rsidRPr="00630ABB">
          <w:rPr>
            <w:rFonts w:ascii="Times New Roman" w:hAnsi="Times New Roman" w:cs="Times New Roman"/>
            <w:lang w:val="en-US"/>
          </w:rPr>
          <w:t>V</w:t>
        </w:r>
        <w:r w:rsidRPr="00630ABB">
          <w:rPr>
            <w:rFonts w:ascii="Times New Roman" w:hAnsi="Times New Roman" w:cs="Times New Roman" w:hint="eastAsia"/>
            <w:lang w:val="en-US"/>
          </w:rPr>
          <w:t xml:space="preserve">=38.7m/s, I=0.12, Hs=12m, </w:t>
        </w:r>
        <w:proofErr w:type="spellStart"/>
        <w:r w:rsidRPr="00630ABB">
          <w:rPr>
            <w:rFonts w:ascii="Times New Roman" w:hAnsi="Times New Roman" w:cs="Times New Roman" w:hint="eastAsia"/>
            <w:lang w:val="en-US"/>
          </w:rPr>
          <w:t>Tp</w:t>
        </w:r>
        <w:proofErr w:type="spellEnd"/>
        <w:r w:rsidRPr="00630ABB">
          <w:rPr>
            <w:rFonts w:ascii="Times New Roman" w:hAnsi="Times New Roman" w:cs="Times New Roman" w:hint="eastAsia"/>
            <w:lang w:val="en-US"/>
          </w:rPr>
          <w:t>=14.2s</w:t>
        </w:r>
      </w:moveTo>
    </w:p>
    <w:moveToRangeEnd w:id="83"/>
    <w:p w:rsidR="00D769E4" w:rsidRDefault="00D769E4" w:rsidP="00D769E4">
      <w:pPr>
        <w:jc w:val="center"/>
        <w:rPr>
          <w:ins w:id="87" w:author="jiangzhiy" w:date="2011-12-03T19:56:00Z"/>
          <w:rFonts w:ascii="Times New Roman" w:hAnsi="Times New Roman" w:hint="eastAsia"/>
          <w:sz w:val="24"/>
          <w:szCs w:val="24"/>
          <w:lang w:val="en-US"/>
        </w:rPr>
        <w:pPrChange w:id="88" w:author="jiangzhiy" w:date="2011-12-03T19:57:00Z">
          <w:pPr>
            <w:autoSpaceDE w:val="0"/>
            <w:autoSpaceDN w:val="0"/>
            <w:adjustRightInd w:val="0"/>
            <w:spacing w:after="0" w:line="240" w:lineRule="auto"/>
            <w:jc w:val="both"/>
          </w:pPr>
        </w:pPrChange>
      </w:pPr>
    </w:p>
    <w:p w:rsidR="00D769E4" w:rsidRDefault="00D769E4" w:rsidP="00D769E4">
      <w:pPr>
        <w:jc w:val="center"/>
        <w:rPr>
          <w:ins w:id="89" w:author="jiangzhiy" w:date="2011-12-03T19:56:00Z"/>
          <w:rFonts w:ascii="Times New Roman" w:hAnsi="Times New Roman" w:cs="Times New Roman" w:hint="eastAsia"/>
          <w:lang w:val="en-US"/>
        </w:rPr>
      </w:pPr>
      <w:ins w:id="90" w:author="jiangzhiy" w:date="2011-12-03T19:56:00Z">
        <w:r>
          <w:rPr>
            <w:rFonts w:ascii="Times New Roman" w:hAnsi="Times New Roman" w:cs="Times New Roman"/>
            <w:noProof/>
          </w:rPr>
          <w:drawing>
            <wp:inline distT="0" distB="0" distL="0" distR="0">
              <wp:extent cx="3425596" cy="2743200"/>
              <wp:effectExtent l="0" t="0" r="0" b="0"/>
              <wp:docPr id="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l="4362" t="5714" r="7431"/>
                      <a:stretch>
                        <a:fillRect/>
                      </a:stretch>
                    </pic:blipFill>
                    <pic:spPr bwMode="auto">
                      <a:xfrm>
                        <a:off x="0" y="0"/>
                        <a:ext cx="3425596" cy="2743200"/>
                      </a:xfrm>
                      <a:prstGeom prst="rect">
                        <a:avLst/>
                      </a:prstGeom>
                      <a:noFill/>
                      <a:ln w="9525">
                        <a:noFill/>
                        <a:miter lim="800000"/>
                        <a:headEnd/>
                        <a:tailEnd/>
                      </a:ln>
                    </pic:spPr>
                  </pic:pic>
                </a:graphicData>
              </a:graphic>
            </wp:inline>
          </w:drawing>
        </w:r>
      </w:ins>
    </w:p>
    <w:p w:rsidR="00D769E4" w:rsidRPr="00741C5D" w:rsidRDefault="00D769E4" w:rsidP="00D769E4">
      <w:pPr>
        <w:jc w:val="center"/>
        <w:rPr>
          <w:ins w:id="91" w:author="jiangzhiy" w:date="2011-12-03T19:56:00Z"/>
          <w:rFonts w:ascii="Times New Roman" w:hAnsi="Times New Roman" w:cs="Times New Roman"/>
          <w:lang w:val="en-US"/>
        </w:rPr>
      </w:pPr>
      <w:ins w:id="92" w:author="jiangzhiy" w:date="2011-12-03T19:56:00Z">
        <w:r w:rsidRPr="00630ABB">
          <w:rPr>
            <w:rFonts w:ascii="Times New Roman" w:hAnsi="Times New Roman" w:cs="Times New Roman" w:hint="eastAsia"/>
            <w:lang w:val="en-US"/>
          </w:rPr>
          <w:t>Fig.</w:t>
        </w:r>
      </w:ins>
      <w:ins w:id="93" w:author="jiangzhiy" w:date="2011-12-03T19:57:00Z">
        <w:r>
          <w:rPr>
            <w:rFonts w:ascii="Times New Roman" w:hAnsi="Times New Roman" w:cs="Times New Roman" w:hint="eastAsia"/>
            <w:lang w:val="en-US"/>
          </w:rPr>
          <w:t>5</w:t>
        </w:r>
      </w:ins>
      <w:ins w:id="94" w:author="jiangzhiy" w:date="2011-12-03T19:56:00Z">
        <w:r w:rsidRPr="00630ABB">
          <w:rPr>
            <w:rFonts w:ascii="Times New Roman" w:hAnsi="Times New Roman" w:cs="Times New Roman" w:hint="eastAsia"/>
            <w:lang w:val="en-US"/>
          </w:rPr>
          <w:t xml:space="preserve"> Time history of </w:t>
        </w:r>
        <w:r>
          <w:rPr>
            <w:rFonts w:ascii="Times New Roman" w:hAnsi="Times New Roman" w:cs="Times New Roman" w:hint="eastAsia"/>
            <w:lang w:val="en-US"/>
          </w:rPr>
          <w:t>normalized thrust =thrust/Mean tower drag</w:t>
        </w:r>
        <w:r w:rsidRPr="00630ABB">
          <w:rPr>
            <w:rFonts w:ascii="Times New Roman" w:hAnsi="Times New Roman" w:cs="Times New Roman" w:hint="eastAsia"/>
            <w:lang w:val="en-US"/>
          </w:rPr>
          <w:t xml:space="preserve">, blade azimuth 0, V=38.7m/s, Hs=12m, </w:t>
        </w:r>
        <w:proofErr w:type="spellStart"/>
        <w:r w:rsidRPr="00630ABB">
          <w:rPr>
            <w:rFonts w:ascii="Times New Roman" w:hAnsi="Times New Roman" w:cs="Times New Roman" w:hint="eastAsia"/>
            <w:lang w:val="en-US"/>
          </w:rPr>
          <w:t>Tp</w:t>
        </w:r>
        <w:proofErr w:type="spellEnd"/>
        <w:r w:rsidRPr="00630ABB">
          <w:rPr>
            <w:rFonts w:ascii="Times New Roman" w:hAnsi="Times New Roman" w:cs="Times New Roman" w:hint="eastAsia"/>
            <w:lang w:val="en-US"/>
          </w:rPr>
          <w:t>=14.2s</w:t>
        </w:r>
        <w:r>
          <w:rPr>
            <w:rFonts w:ascii="Times New Roman" w:hAnsi="Times New Roman" w:cs="Times New Roman" w:hint="eastAsia"/>
            <w:lang w:val="en-US"/>
          </w:rPr>
          <w:t>, wave misalignment=0</w:t>
        </w:r>
      </w:ins>
    </w:p>
    <w:p w:rsidR="00D769E4" w:rsidRDefault="00D769E4" w:rsidP="00D769E4">
      <w:pPr>
        <w:jc w:val="center"/>
        <w:rPr>
          <w:ins w:id="95" w:author="jiangzhiy" w:date="2011-12-03T19:56:00Z"/>
          <w:rFonts w:ascii="Times New Roman" w:hAnsi="Times New Roman" w:cs="Times New Roman"/>
          <w:lang w:val="en-US"/>
        </w:rPr>
      </w:pPr>
      <w:ins w:id="96" w:author="jiangzhiy" w:date="2011-12-03T19:56:00Z">
        <w:r>
          <w:rPr>
            <w:rFonts w:ascii="Times New Roman" w:hAnsi="Times New Roman" w:cs="Times New Roman"/>
            <w:noProof/>
          </w:rPr>
          <w:lastRenderedPageBreak/>
          <w:drawing>
            <wp:inline distT="0" distB="0" distL="0" distR="0">
              <wp:extent cx="3248891" cy="2715401"/>
              <wp:effectExtent l="0" t="0" r="0" b="0"/>
              <wp:docPr id="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6" cstate="print"/>
                      <a:srcRect l="4139" r="6126"/>
                      <a:stretch>
                        <a:fillRect/>
                      </a:stretch>
                    </pic:blipFill>
                    <pic:spPr bwMode="auto">
                      <a:xfrm>
                        <a:off x="0" y="0"/>
                        <a:ext cx="3250251" cy="2716538"/>
                      </a:xfrm>
                      <a:prstGeom prst="rect">
                        <a:avLst/>
                      </a:prstGeom>
                      <a:noFill/>
                      <a:ln w="9525">
                        <a:noFill/>
                        <a:miter lim="800000"/>
                        <a:headEnd/>
                        <a:tailEnd/>
                      </a:ln>
                    </pic:spPr>
                  </pic:pic>
                </a:graphicData>
              </a:graphic>
            </wp:inline>
          </w:drawing>
        </w:r>
      </w:ins>
    </w:p>
    <w:p w:rsidR="00D769E4" w:rsidRPr="00630ABB" w:rsidRDefault="00D769E4" w:rsidP="00D769E4">
      <w:pPr>
        <w:jc w:val="center"/>
        <w:rPr>
          <w:ins w:id="97" w:author="jiangzhiy" w:date="2011-12-03T19:56:00Z"/>
          <w:rFonts w:ascii="Times New Roman" w:hAnsi="Times New Roman" w:cs="Times New Roman"/>
          <w:lang w:val="en-US"/>
        </w:rPr>
      </w:pPr>
      <w:ins w:id="98" w:author="jiangzhiy" w:date="2011-12-03T19:56:00Z">
        <w:r w:rsidRPr="00630ABB">
          <w:rPr>
            <w:rFonts w:ascii="Times New Roman" w:hAnsi="Times New Roman" w:cs="Times New Roman" w:hint="eastAsia"/>
            <w:lang w:val="en-US"/>
          </w:rPr>
          <w:t>Fig.</w:t>
        </w:r>
      </w:ins>
      <w:ins w:id="99" w:author="jiangzhiy" w:date="2011-12-03T19:57:00Z">
        <w:r>
          <w:rPr>
            <w:rFonts w:ascii="Times New Roman" w:hAnsi="Times New Roman" w:cs="Times New Roman" w:hint="eastAsia"/>
            <w:lang w:val="en-US"/>
          </w:rPr>
          <w:t>6</w:t>
        </w:r>
      </w:ins>
      <w:ins w:id="100" w:author="jiangzhiy" w:date="2011-12-03T19:56:00Z">
        <w:r w:rsidRPr="00630ABB">
          <w:rPr>
            <w:rFonts w:ascii="Times New Roman" w:hAnsi="Times New Roman" w:cs="Times New Roman" w:hint="eastAsia"/>
            <w:lang w:val="en-US"/>
          </w:rPr>
          <w:t xml:space="preserve"> Thrust Spectrum, blade azimuth 0, V=38.7m/s, Hs=12m, </w:t>
        </w:r>
        <w:proofErr w:type="spellStart"/>
        <w:r w:rsidRPr="00630ABB">
          <w:rPr>
            <w:rFonts w:ascii="Times New Roman" w:hAnsi="Times New Roman" w:cs="Times New Roman" w:hint="eastAsia"/>
            <w:lang w:val="en-US"/>
          </w:rPr>
          <w:t>Tp</w:t>
        </w:r>
        <w:proofErr w:type="spellEnd"/>
        <w:r w:rsidRPr="00630ABB">
          <w:rPr>
            <w:rFonts w:ascii="Times New Roman" w:hAnsi="Times New Roman" w:cs="Times New Roman" w:hint="eastAsia"/>
            <w:lang w:val="en-US"/>
          </w:rPr>
          <w:t>=14.2s</w:t>
        </w:r>
        <w:r>
          <w:rPr>
            <w:rFonts w:ascii="Times New Roman" w:hAnsi="Times New Roman" w:cs="Times New Roman" w:hint="eastAsia"/>
            <w:lang w:val="en-US"/>
          </w:rPr>
          <w:t>, wave misalignment=0</w:t>
        </w:r>
      </w:ins>
    </w:p>
    <w:p w:rsidR="00483F6D" w:rsidDel="00D769E4" w:rsidRDefault="00D769E4" w:rsidP="00D769E4">
      <w:pPr>
        <w:autoSpaceDE w:val="0"/>
        <w:autoSpaceDN w:val="0"/>
        <w:adjustRightInd w:val="0"/>
        <w:spacing w:after="0" w:line="240" w:lineRule="auto"/>
        <w:jc w:val="both"/>
        <w:rPr>
          <w:del w:id="101" w:author="jiangzhiy" w:date="2011-12-03T19:57:00Z"/>
          <w:rFonts w:ascii="Times New Roman" w:hAnsi="Times New Roman"/>
          <w:sz w:val="24"/>
          <w:szCs w:val="24"/>
          <w:lang w:val="en-US"/>
        </w:rPr>
        <w:pPrChange w:id="102" w:author="jiangzhiy" w:date="2011-12-03T19:59:00Z">
          <w:pPr>
            <w:autoSpaceDE w:val="0"/>
            <w:autoSpaceDN w:val="0"/>
            <w:adjustRightInd w:val="0"/>
            <w:spacing w:after="0" w:line="240" w:lineRule="auto"/>
            <w:jc w:val="both"/>
          </w:pPr>
        </w:pPrChange>
      </w:pPr>
      <w:ins w:id="103" w:author="jiangzhiy" w:date="2011-12-03T19:56:00Z">
        <w:r w:rsidRPr="008A0383">
          <w:rPr>
            <w:rFonts w:ascii="Times New Roman" w:hAnsi="Times New Roman" w:hint="eastAsia"/>
            <w:sz w:val="24"/>
            <w:szCs w:val="24"/>
            <w:lang w:val="en-US"/>
          </w:rPr>
          <w:t>Since the bulk of the wind energy is concentrated below 1 Hz</w:t>
        </w:r>
      </w:ins>
      <w:r w:rsidR="000A42DC">
        <w:rPr>
          <w:rFonts w:ascii="Times New Roman" w:hAnsi="Times New Roman"/>
          <w:sz w:val="24"/>
          <w:szCs w:val="24"/>
          <w:lang w:val="en-US"/>
        </w:rPr>
        <w:fldChar w:fldCharType="begin"/>
      </w:r>
      <w:r w:rsidR="000A42DC">
        <w:rPr>
          <w:rFonts w:ascii="Times New Roman" w:hAnsi="Times New Roman"/>
          <w:sz w:val="24"/>
          <w:szCs w:val="24"/>
          <w:lang w:val="en-US"/>
        </w:rPr>
        <w:instrText xml:space="preserve"> ADDIN EN.CITE &lt;EndNote&gt;&lt;Cite&gt;&lt;Author&gt;Holmes&lt;/Author&gt;&lt;Year&gt;2007&lt;/Year&gt;&lt;RecNum&gt;147&lt;/RecNum&gt;&lt;DisplayText&gt;[19]&lt;/DisplayText&gt;&lt;record&gt;&lt;rec-number&gt;147&lt;/rec-number&gt;&lt;foreign-keys&gt;&lt;key app="EN" db-id="tsx5rd0xkw5tswesdpwv0f2zfxwrdw09zrwe"&gt;147&lt;/key&gt;&lt;/foreign-keys&gt;&lt;ref-type name="Book"&gt;6&lt;/ref-type&gt;&lt;contributors&gt;&lt;authors&gt;&lt;author&gt;Holmes, J.D.&lt;/author&gt;&lt;/authors&gt;&lt;/contributors&gt;&lt;titles&gt;&lt;title&gt;Wind loading of structures&lt;/title&gt;&lt;/titles&gt;&lt;dates&gt;&lt;year&gt;2007&lt;/year&gt;&lt;/dates&gt;&lt;publisher&gt;Taylor &amp;amp; Francis Group&lt;/publisher&gt;&lt;isbn&gt;0415409462&lt;/isbn&gt;&lt;urls&gt;&lt;/urls&gt;&lt;/record&gt;&lt;/Cite&gt;&lt;/EndNote&gt;</w:instrText>
      </w:r>
      <w:r w:rsidR="000A42DC">
        <w:rPr>
          <w:rFonts w:ascii="Times New Roman" w:hAnsi="Times New Roman"/>
          <w:sz w:val="24"/>
          <w:szCs w:val="24"/>
          <w:lang w:val="en-US"/>
        </w:rPr>
        <w:fldChar w:fldCharType="separate"/>
      </w:r>
      <w:r w:rsidR="000A42DC">
        <w:rPr>
          <w:rFonts w:ascii="Times New Roman" w:hAnsi="Times New Roman"/>
          <w:noProof/>
          <w:sz w:val="24"/>
          <w:szCs w:val="24"/>
          <w:lang w:val="en-US"/>
        </w:rPr>
        <w:t>[</w:t>
      </w:r>
      <w:r w:rsidR="000A42DC">
        <w:rPr>
          <w:rFonts w:ascii="Times New Roman" w:hAnsi="Times New Roman"/>
          <w:noProof/>
          <w:sz w:val="24"/>
          <w:szCs w:val="24"/>
          <w:lang w:val="en-US"/>
        </w:rPr>
        <w:fldChar w:fldCharType="begin"/>
      </w:r>
      <w:r w:rsidR="000A42DC">
        <w:rPr>
          <w:rFonts w:ascii="Times New Roman" w:hAnsi="Times New Roman"/>
          <w:noProof/>
          <w:sz w:val="24"/>
          <w:szCs w:val="24"/>
          <w:lang w:val="en-US"/>
        </w:rPr>
        <w:instrText xml:space="preserve"> HYPERLINK  \l "_ENREF_19" \o "Holmes, 2007 #147" </w:instrText>
      </w:r>
      <w:r w:rsidR="000A42DC">
        <w:rPr>
          <w:rFonts w:ascii="Times New Roman" w:hAnsi="Times New Roman"/>
          <w:noProof/>
          <w:sz w:val="24"/>
          <w:szCs w:val="24"/>
          <w:lang w:val="en-US"/>
        </w:rPr>
      </w:r>
      <w:r w:rsidR="000A42DC">
        <w:rPr>
          <w:rFonts w:ascii="Times New Roman" w:hAnsi="Times New Roman"/>
          <w:noProof/>
          <w:sz w:val="24"/>
          <w:szCs w:val="24"/>
          <w:lang w:val="en-US"/>
        </w:rPr>
        <w:fldChar w:fldCharType="separate"/>
      </w:r>
      <w:r w:rsidR="000A42DC">
        <w:rPr>
          <w:rFonts w:ascii="Times New Roman" w:hAnsi="Times New Roman"/>
          <w:noProof/>
          <w:sz w:val="24"/>
          <w:szCs w:val="24"/>
          <w:lang w:val="en-US"/>
        </w:rPr>
        <w:t>19</w:t>
      </w:r>
      <w:r w:rsidR="000A42DC">
        <w:rPr>
          <w:rFonts w:ascii="Times New Roman" w:hAnsi="Times New Roman"/>
          <w:noProof/>
          <w:sz w:val="24"/>
          <w:szCs w:val="24"/>
          <w:lang w:val="en-US"/>
        </w:rPr>
        <w:fldChar w:fldCharType="end"/>
      </w:r>
      <w:r w:rsidR="000A42DC">
        <w:rPr>
          <w:rFonts w:ascii="Times New Roman" w:hAnsi="Times New Roman"/>
          <w:noProof/>
          <w:sz w:val="24"/>
          <w:szCs w:val="24"/>
          <w:lang w:val="en-US"/>
        </w:rPr>
        <w:t>]</w:t>
      </w:r>
      <w:r w:rsidR="000A42DC">
        <w:rPr>
          <w:rFonts w:ascii="Times New Roman" w:hAnsi="Times New Roman"/>
          <w:sz w:val="24"/>
          <w:szCs w:val="24"/>
          <w:lang w:val="en-US"/>
        </w:rPr>
        <w:fldChar w:fldCharType="end"/>
      </w:r>
      <w:ins w:id="104" w:author="jiangzhiy" w:date="2011-12-03T19:56:00Z">
        <w:r w:rsidRPr="008A0383">
          <w:rPr>
            <w:rFonts w:ascii="Times New Roman" w:hAnsi="Times New Roman" w:hint="eastAsia"/>
            <w:sz w:val="24"/>
            <w:szCs w:val="24"/>
            <w:lang w:val="en-US"/>
          </w:rPr>
          <w:t xml:space="preserve"> and the </w:t>
        </w:r>
        <w:r>
          <w:rPr>
            <w:rFonts w:ascii="Times New Roman" w:hAnsi="Times New Roman" w:hint="eastAsia"/>
            <w:sz w:val="24"/>
            <w:szCs w:val="24"/>
            <w:lang w:val="en-US"/>
          </w:rPr>
          <w:t xml:space="preserve">first </w:t>
        </w:r>
        <w:proofErr w:type="spellStart"/>
        <w:r w:rsidRPr="008A0383">
          <w:rPr>
            <w:rFonts w:ascii="Times New Roman" w:hAnsi="Times New Roman" w:hint="eastAsia"/>
            <w:sz w:val="24"/>
            <w:szCs w:val="24"/>
            <w:lang w:val="en-US"/>
          </w:rPr>
          <w:t>flapwise</w:t>
        </w:r>
        <w:proofErr w:type="spellEnd"/>
        <w:r w:rsidRPr="008A0383">
          <w:rPr>
            <w:rFonts w:ascii="Times New Roman" w:hAnsi="Times New Roman" w:hint="eastAsia"/>
            <w:sz w:val="24"/>
            <w:szCs w:val="24"/>
            <w:lang w:val="en-US"/>
          </w:rPr>
          <w:t xml:space="preserve"> natural frequency of the blade is calculated as 0.64 Hz, significant resonance can be induced in </w:t>
        </w:r>
        <w:r>
          <w:rPr>
            <w:rFonts w:ascii="Times New Roman" w:hAnsi="Times New Roman" w:hint="eastAsia"/>
            <w:sz w:val="24"/>
            <w:szCs w:val="24"/>
            <w:lang w:val="en-US"/>
          </w:rPr>
          <w:t>the out-of-plane direction</w:t>
        </w:r>
        <w:r w:rsidRPr="008A0383">
          <w:rPr>
            <w:rFonts w:ascii="Times New Roman" w:hAnsi="Times New Roman" w:hint="eastAsia"/>
            <w:sz w:val="24"/>
            <w:szCs w:val="24"/>
            <w:lang w:val="en-US"/>
          </w:rPr>
          <w:t>.</w:t>
        </w:r>
        <w:r>
          <w:rPr>
            <w:rFonts w:ascii="Times New Roman" w:hAnsi="Times New Roman" w:hint="eastAsia"/>
            <w:sz w:val="24"/>
            <w:szCs w:val="24"/>
            <w:lang w:val="en-US"/>
          </w:rPr>
          <w:t xml:space="preserve"> Fig.</w:t>
        </w:r>
      </w:ins>
      <w:ins w:id="105" w:author="jiangzhiy" w:date="2011-12-03T19:57:00Z">
        <w:r>
          <w:rPr>
            <w:rFonts w:ascii="Times New Roman" w:hAnsi="Times New Roman" w:hint="eastAsia"/>
            <w:sz w:val="24"/>
            <w:szCs w:val="24"/>
            <w:lang w:val="en-US"/>
          </w:rPr>
          <w:t>5</w:t>
        </w:r>
      </w:ins>
      <w:ins w:id="106" w:author="jiangzhiy" w:date="2011-12-03T19:56:00Z">
        <w:r>
          <w:rPr>
            <w:rFonts w:ascii="Times New Roman" w:hAnsi="Times New Roman" w:hint="eastAsia"/>
            <w:sz w:val="24"/>
            <w:szCs w:val="24"/>
            <w:lang w:val="en-US"/>
          </w:rPr>
          <w:t xml:space="preserve"> shows a time history of the normalized thrust which is the ratio of the thrust over the mean aerodynamic drag on the tower for the three studied cases. When blades are feathered, tower drag vouches for about 90% of the total aerodynamic drag on the turbine; while </w:t>
        </w:r>
        <w:r w:rsidRPr="008A0383">
          <w:rPr>
            <w:rFonts w:ascii="Times New Roman" w:hAnsi="Times New Roman" w:hint="eastAsia"/>
            <w:sz w:val="24"/>
            <w:szCs w:val="24"/>
            <w:lang w:val="en-US"/>
          </w:rPr>
          <w:t xml:space="preserve">the </w:t>
        </w:r>
        <w:r>
          <w:rPr>
            <w:rFonts w:ascii="Times New Roman" w:hAnsi="Times New Roman" w:hint="eastAsia"/>
            <w:sz w:val="24"/>
            <w:szCs w:val="24"/>
            <w:lang w:val="en-US"/>
          </w:rPr>
          <w:t xml:space="preserve">drag on the blades begin to dominate as one or three </w:t>
        </w:r>
        <w:r w:rsidRPr="008A0383">
          <w:rPr>
            <w:rFonts w:ascii="Times New Roman" w:hAnsi="Times New Roman" w:hint="eastAsia"/>
            <w:sz w:val="24"/>
            <w:szCs w:val="24"/>
            <w:lang w:val="en-US"/>
          </w:rPr>
          <w:t>blade</w:t>
        </w:r>
        <w:r>
          <w:rPr>
            <w:rFonts w:ascii="Times New Roman" w:hAnsi="Times New Roman" w:hint="eastAsia"/>
            <w:sz w:val="24"/>
            <w:szCs w:val="24"/>
            <w:lang w:val="en-US"/>
          </w:rPr>
          <w:t>s are seized</w:t>
        </w:r>
        <w:r w:rsidRPr="008A0383">
          <w:rPr>
            <w:rFonts w:ascii="Times New Roman" w:hAnsi="Times New Roman" w:hint="eastAsia"/>
            <w:sz w:val="24"/>
            <w:szCs w:val="24"/>
            <w:lang w:val="en-US"/>
          </w:rPr>
          <w:t>.</w:t>
        </w:r>
        <w:r>
          <w:rPr>
            <w:rFonts w:ascii="Times New Roman" w:hAnsi="Times New Roman" w:hint="eastAsia"/>
            <w:sz w:val="24"/>
            <w:szCs w:val="24"/>
            <w:lang w:val="en-US"/>
          </w:rPr>
          <w:t xml:space="preserve">  Fig.</w:t>
        </w:r>
      </w:ins>
      <w:ins w:id="107" w:author="jiangzhiy" w:date="2011-12-03T19:57:00Z">
        <w:r>
          <w:rPr>
            <w:rFonts w:ascii="Times New Roman" w:hAnsi="Times New Roman" w:hint="eastAsia"/>
            <w:sz w:val="24"/>
            <w:szCs w:val="24"/>
            <w:lang w:val="en-US"/>
          </w:rPr>
          <w:t>6</w:t>
        </w:r>
      </w:ins>
      <w:ins w:id="108" w:author="jiangzhiy" w:date="2011-12-03T19:56:00Z">
        <w:r>
          <w:rPr>
            <w:rFonts w:ascii="Times New Roman" w:hAnsi="Times New Roman" w:hint="eastAsia"/>
            <w:sz w:val="24"/>
            <w:szCs w:val="24"/>
            <w:lang w:val="en-US"/>
          </w:rPr>
          <w:t xml:space="preserve"> manifests that the thrust is d</w:t>
        </w:r>
        <w:r w:rsidRPr="008A0383">
          <w:rPr>
            <w:rFonts w:ascii="Times New Roman" w:hAnsi="Times New Roman" w:hint="eastAsia"/>
            <w:sz w:val="24"/>
            <w:szCs w:val="24"/>
            <w:lang w:val="en-US"/>
          </w:rPr>
          <w:t xml:space="preserve">ominated by components with frequency </w:t>
        </w:r>
        <w:r>
          <w:rPr>
            <w:rFonts w:ascii="Times New Roman" w:hAnsi="Times New Roman" w:hint="eastAsia"/>
            <w:sz w:val="24"/>
            <w:szCs w:val="24"/>
            <w:lang w:val="en-US"/>
          </w:rPr>
          <w:t xml:space="preserve">less than 1 </w:t>
        </w:r>
        <w:proofErr w:type="spellStart"/>
        <w:r>
          <w:rPr>
            <w:rFonts w:ascii="Times New Roman" w:hAnsi="Times New Roman" w:hint="eastAsia"/>
            <w:sz w:val="24"/>
            <w:szCs w:val="24"/>
            <w:lang w:val="en-US"/>
          </w:rPr>
          <w:t>rad</w:t>
        </w:r>
        <w:proofErr w:type="spellEnd"/>
        <w:r>
          <w:rPr>
            <w:rFonts w:ascii="Times New Roman" w:hAnsi="Times New Roman" w:hint="eastAsia"/>
            <w:sz w:val="24"/>
            <w:szCs w:val="24"/>
            <w:lang w:val="en-US"/>
          </w:rPr>
          <w:t>/s. This will affect</w:t>
        </w:r>
        <w:r w:rsidRPr="008A0383">
          <w:rPr>
            <w:rFonts w:ascii="Times New Roman" w:hAnsi="Times New Roman" w:hint="eastAsia"/>
            <w:sz w:val="24"/>
            <w:szCs w:val="24"/>
            <w:lang w:val="en-US"/>
          </w:rPr>
          <w:t xml:space="preserve"> the platform responses such as surge and pitch. </w:t>
        </w:r>
      </w:ins>
    </w:p>
    <w:p w:rsidR="00040F68" w:rsidDel="00D769E4" w:rsidRDefault="00C53135" w:rsidP="00D769E4">
      <w:pPr>
        <w:autoSpaceDE w:val="0"/>
        <w:autoSpaceDN w:val="0"/>
        <w:adjustRightInd w:val="0"/>
        <w:spacing w:after="0" w:line="240" w:lineRule="auto"/>
        <w:jc w:val="both"/>
        <w:rPr>
          <w:rFonts w:ascii="Times New Roman" w:hAnsi="Times New Roman"/>
          <w:sz w:val="24"/>
          <w:szCs w:val="24"/>
          <w:lang w:val="en-US"/>
        </w:rPr>
        <w:pPrChange w:id="109" w:author="jiangzhiy" w:date="2011-12-03T19:59:00Z">
          <w:pPr>
            <w:autoSpaceDE w:val="0"/>
            <w:autoSpaceDN w:val="0"/>
            <w:adjustRightInd w:val="0"/>
            <w:spacing w:after="0" w:line="240" w:lineRule="auto"/>
            <w:jc w:val="center"/>
          </w:pPr>
        </w:pPrChange>
      </w:pPr>
      <w:moveFromRangeStart w:id="110" w:author="jiangzhiy" w:date="2011-12-03T19:57:00Z" w:name="move310705559"/>
      <w:moveFrom w:id="111" w:author="jiangzhiy" w:date="2011-12-03T19:57:00Z">
        <w:r w:rsidRPr="00C53135" w:rsidDel="00D769E4">
          <w:rPr>
            <w:rFonts w:ascii="Times New Roman" w:hAnsi="Times New Roman"/>
            <w:noProof/>
            <w:sz w:val="24"/>
            <w:szCs w:val="24"/>
          </w:rPr>
          <w:drawing>
            <wp:inline distT="0" distB="0" distL="0" distR="0">
              <wp:extent cx="3591245" cy="2837461"/>
              <wp:effectExtent l="0" t="0" r="0" b="0"/>
              <wp:docPr id="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l="2300" t="4874" r="7439"/>
                      <a:stretch>
                        <a:fillRect/>
                      </a:stretch>
                    </pic:blipFill>
                    <pic:spPr bwMode="auto">
                      <a:xfrm>
                        <a:off x="0" y="0"/>
                        <a:ext cx="3591244" cy="2837460"/>
                      </a:xfrm>
                      <a:prstGeom prst="rect">
                        <a:avLst/>
                      </a:prstGeom>
                      <a:noFill/>
                      <a:ln w="9525">
                        <a:noFill/>
                        <a:miter lim="800000"/>
                        <a:headEnd/>
                        <a:tailEnd/>
                      </a:ln>
                    </pic:spPr>
                  </pic:pic>
                </a:graphicData>
              </a:graphic>
            </wp:inline>
          </w:drawing>
        </w:r>
      </w:moveFrom>
    </w:p>
    <w:p w:rsidR="000B578B" w:rsidRPr="00630ABB" w:rsidRDefault="007051DD" w:rsidP="00D769E4">
      <w:pPr>
        <w:jc w:val="both"/>
        <w:rPr>
          <w:rFonts w:ascii="Times New Roman" w:hAnsi="Times New Roman" w:cs="Times New Roman"/>
          <w:lang w:val="en-US"/>
        </w:rPr>
        <w:pPrChange w:id="112" w:author="jiangzhiy" w:date="2011-12-03T19:59:00Z">
          <w:pPr>
            <w:jc w:val="center"/>
          </w:pPr>
        </w:pPrChange>
      </w:pPr>
      <w:moveFrom w:id="113" w:author="jiangzhiy" w:date="2011-12-03T19:57:00Z">
        <w:r w:rsidRPr="00630ABB" w:rsidDel="00D769E4">
          <w:rPr>
            <w:rFonts w:ascii="Times New Roman" w:hAnsi="Times New Roman" w:cs="Times New Roman" w:hint="eastAsia"/>
            <w:lang w:val="en-US"/>
          </w:rPr>
          <w:t xml:space="preserve">Fig.4 </w:t>
        </w:r>
        <w:r w:rsidR="00C53135" w:rsidRPr="00630ABB" w:rsidDel="00D769E4">
          <w:rPr>
            <w:rFonts w:ascii="Times New Roman" w:hAnsi="Times New Roman" w:cs="Times New Roman" w:hint="eastAsia"/>
            <w:lang w:val="en-US"/>
          </w:rPr>
          <w:t xml:space="preserve">Time history of </w:t>
        </w:r>
        <w:r w:rsidR="00ED4236" w:rsidRPr="00630ABB" w:rsidDel="00D769E4">
          <w:rPr>
            <w:rFonts w:ascii="Times New Roman" w:hAnsi="Times New Roman" w:cs="Times New Roman" w:hint="eastAsia"/>
            <w:lang w:val="en-US"/>
          </w:rPr>
          <w:t>aerodynamic loads on a seized blade</w:t>
        </w:r>
        <w:r w:rsidR="00C53135" w:rsidRPr="00630ABB" w:rsidDel="00D769E4">
          <w:rPr>
            <w:rFonts w:ascii="Times New Roman" w:hAnsi="Times New Roman" w:cs="Times New Roman" w:hint="eastAsia"/>
            <w:lang w:val="en-US"/>
          </w:rPr>
          <w:t xml:space="preserve">, </w:t>
        </w:r>
        <w:r w:rsidR="00B17EFD" w:rsidRPr="00630ABB" w:rsidDel="00D769E4">
          <w:rPr>
            <w:rFonts w:ascii="Times New Roman" w:hAnsi="Times New Roman" w:cs="Times New Roman"/>
            <w:lang w:val="en-US"/>
          </w:rPr>
          <w:t>V</w:t>
        </w:r>
        <w:r w:rsidR="00B17EFD" w:rsidRPr="00630ABB" w:rsidDel="00D769E4">
          <w:rPr>
            <w:rFonts w:ascii="Times New Roman" w:hAnsi="Times New Roman" w:cs="Times New Roman" w:hint="eastAsia"/>
            <w:lang w:val="en-US"/>
          </w:rPr>
          <w:t>=38.7m/s, I=0.12, Hs=12m, Tp=14.2s</w:t>
        </w:r>
      </w:moveFrom>
      <w:moveFromRangeEnd w:id="110"/>
    </w:p>
    <w:p w:rsidR="002E2C3F" w:rsidRPr="002E2C3F" w:rsidRDefault="000F28D0"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 xml:space="preserve">At a time instant, the relative velocity and the </w:t>
      </w:r>
      <w:r w:rsidR="00A01DF5">
        <w:rPr>
          <w:rFonts w:ascii="Times New Roman" w:hAnsi="Times New Roman" w:hint="eastAsia"/>
          <w:sz w:val="24"/>
          <w:szCs w:val="24"/>
          <w:lang w:val="en-US"/>
        </w:rPr>
        <w:t>AOA</w:t>
      </w:r>
      <w:r>
        <w:rPr>
          <w:rFonts w:ascii="Times New Roman" w:hAnsi="Times New Roman" w:hint="eastAsia"/>
          <w:sz w:val="24"/>
          <w:szCs w:val="24"/>
          <w:lang w:val="en-US"/>
        </w:rPr>
        <w:t xml:space="preserve"> of the blade considering its unidirectional vibration can be </w:t>
      </w:r>
      <w:r w:rsidR="0074528F">
        <w:rPr>
          <w:rFonts w:ascii="Times New Roman" w:hAnsi="Times New Roman" w:hint="eastAsia"/>
          <w:sz w:val="24"/>
          <w:szCs w:val="24"/>
          <w:lang w:val="en-US"/>
        </w:rPr>
        <w:t>expressed</w:t>
      </w:r>
      <w:r>
        <w:rPr>
          <w:rFonts w:ascii="Times New Roman" w:hAnsi="Times New Roman" w:hint="eastAsia"/>
          <w:sz w:val="24"/>
          <w:szCs w:val="24"/>
          <w:lang w:val="en-US"/>
        </w:rPr>
        <w:t xml:space="preserve"> as</w:t>
      </w:r>
    </w:p>
    <w:p w:rsidR="00A203C4" w:rsidRDefault="000F28D0" w:rsidP="000F28D0">
      <w:pPr>
        <w:pStyle w:val="MTDisplayEquation"/>
      </w:pPr>
      <w:r>
        <w:tab/>
      </w:r>
      <w:r w:rsidRPr="000F28D0">
        <w:rPr>
          <w:position w:val="-14"/>
        </w:rPr>
        <w:object w:dxaOrig="4840" w:dyaOrig="460">
          <v:shape id="_x0000_i1041" type="#_x0000_t75" style="width:242.75pt;height:22.9pt" o:ole="">
            <v:imagedata r:id="rId17" o:title=""/>
          </v:shape>
          <o:OLEObject Type="Embed" ProgID="Equation.DSMT4" ShapeID="_x0000_i1041" DrawAspect="Content" ObjectID="_1384542124" r:id="rId18"/>
        </w:object>
      </w:r>
      <w:r w:rsidR="00196B71" w:rsidRPr="000C0AC4">
        <w:rPr>
          <w:sz w:val="24"/>
          <w:szCs w:val="24"/>
        </w:rPr>
        <w:fldChar w:fldCharType="begin"/>
      </w:r>
      <w:r w:rsidR="000C0AC4" w:rsidRPr="000C0AC4">
        <w:rPr>
          <w:sz w:val="24"/>
          <w:szCs w:val="24"/>
        </w:rPr>
        <w:instrText xml:space="preserve"> MACROBUTTON MTPlaceRef \* MERGEFORMAT </w:instrText>
      </w:r>
      <w:r w:rsidR="00196B71" w:rsidRPr="000C0AC4">
        <w:rPr>
          <w:sz w:val="24"/>
          <w:szCs w:val="24"/>
        </w:rPr>
        <w:fldChar w:fldCharType="begin"/>
      </w:r>
      <w:r w:rsidR="000C0AC4" w:rsidRPr="000C0AC4">
        <w:rPr>
          <w:sz w:val="24"/>
          <w:szCs w:val="24"/>
        </w:rPr>
        <w:instrText xml:space="preserve"> SEQ MTEqn \h \* MERGEFORMAT </w:instrText>
      </w:r>
      <w:r w:rsidR="00196B71" w:rsidRPr="000C0AC4">
        <w:rPr>
          <w:sz w:val="24"/>
          <w:szCs w:val="24"/>
        </w:rPr>
        <w:fldChar w:fldCharType="end"/>
      </w:r>
      <w:r w:rsidR="000C0AC4" w:rsidRPr="000C0AC4">
        <w:rPr>
          <w:sz w:val="24"/>
          <w:szCs w:val="24"/>
        </w:rPr>
        <w:instrText>(</w:instrText>
      </w:r>
      <w:fldSimple w:instr=" SEQ MTEqn \c \* Arabic \* MERGEFORMAT ">
        <w:r w:rsidR="00B62AE3" w:rsidRPr="00B62AE3">
          <w:rPr>
            <w:noProof/>
            <w:sz w:val="24"/>
            <w:szCs w:val="24"/>
          </w:rPr>
          <w:instrText>3</w:instrText>
        </w:r>
      </w:fldSimple>
      <w:r w:rsidR="000C0AC4" w:rsidRPr="000C0AC4">
        <w:rPr>
          <w:sz w:val="24"/>
          <w:szCs w:val="24"/>
        </w:rPr>
        <w:instrText>)</w:instrText>
      </w:r>
      <w:r w:rsidR="00196B71" w:rsidRPr="000C0AC4">
        <w:rPr>
          <w:sz w:val="24"/>
          <w:szCs w:val="24"/>
        </w:rPr>
        <w:fldChar w:fldCharType="end"/>
      </w:r>
    </w:p>
    <w:p w:rsidR="000F28D0" w:rsidRPr="000F28D0" w:rsidRDefault="000F28D0" w:rsidP="000F28D0">
      <w:pPr>
        <w:jc w:val="center"/>
        <w:rPr>
          <w:rFonts w:ascii="Times New Roman" w:hAnsi="Times New Roman"/>
          <w:sz w:val="24"/>
          <w:szCs w:val="24"/>
          <w:lang w:val="en-US"/>
        </w:rPr>
      </w:pPr>
      <w:r w:rsidRPr="000F28D0">
        <w:rPr>
          <w:rFonts w:ascii="Times New Roman" w:hAnsi="Times New Roman"/>
          <w:sz w:val="24"/>
          <w:szCs w:val="24"/>
          <w:lang w:val="en-US"/>
        </w:rPr>
        <w:object w:dxaOrig="1579" w:dyaOrig="360">
          <v:shape id="_x0000_i1027" type="#_x0000_t75" style="width:79.1pt;height:18pt" o:ole="">
            <v:imagedata r:id="rId19" o:title=""/>
          </v:shape>
          <o:OLEObject Type="Embed" ProgID="Equation.DSMT4" ShapeID="_x0000_i1027" DrawAspect="Content" ObjectID="_1384542125" r:id="rId20"/>
        </w:object>
      </w:r>
      <w:r w:rsidR="00196B71" w:rsidRPr="000C0AC4">
        <w:rPr>
          <w:rFonts w:ascii="Times New Roman" w:hAnsi="Times New Roman" w:cs="Times New Roman"/>
          <w:sz w:val="24"/>
          <w:szCs w:val="24"/>
          <w:lang w:val="en-US"/>
        </w:rPr>
        <w:fldChar w:fldCharType="begin"/>
      </w:r>
      <w:r w:rsidR="000C0AC4" w:rsidRPr="000C0AC4">
        <w:rPr>
          <w:rFonts w:ascii="Times New Roman" w:hAnsi="Times New Roman" w:cs="Times New Roman"/>
          <w:sz w:val="24"/>
          <w:szCs w:val="24"/>
          <w:lang w:val="en-US"/>
        </w:rPr>
        <w:instrText xml:space="preserve"> MACROBUTTON MTPlaceRef \* MERGEFORMAT </w:instrText>
      </w:r>
      <w:r w:rsidR="00196B71" w:rsidRPr="000C0AC4">
        <w:rPr>
          <w:rFonts w:ascii="Times New Roman" w:hAnsi="Times New Roman" w:cs="Times New Roman"/>
          <w:sz w:val="24"/>
          <w:szCs w:val="24"/>
          <w:lang w:val="en-US"/>
        </w:rPr>
        <w:fldChar w:fldCharType="begin"/>
      </w:r>
      <w:r w:rsidR="000C0AC4" w:rsidRPr="000C0AC4">
        <w:rPr>
          <w:rFonts w:ascii="Times New Roman" w:hAnsi="Times New Roman" w:cs="Times New Roman"/>
          <w:sz w:val="24"/>
          <w:szCs w:val="24"/>
          <w:lang w:val="en-US"/>
        </w:rPr>
        <w:instrText xml:space="preserve"> SEQ MTEqn \h \* MERGEFORMAT </w:instrText>
      </w:r>
      <w:r w:rsidR="00196B71" w:rsidRPr="000C0AC4">
        <w:rPr>
          <w:rFonts w:ascii="Times New Roman" w:hAnsi="Times New Roman" w:cs="Times New Roman"/>
          <w:sz w:val="24"/>
          <w:szCs w:val="24"/>
          <w:lang w:val="en-US"/>
        </w:rPr>
        <w:fldChar w:fldCharType="end"/>
      </w:r>
      <w:r w:rsidR="000C0AC4" w:rsidRPr="000C0AC4">
        <w:rPr>
          <w:rFonts w:ascii="Times New Roman" w:hAnsi="Times New Roman" w:cs="Times New Roman"/>
          <w:sz w:val="24"/>
          <w:szCs w:val="24"/>
          <w:lang w:val="en-US"/>
        </w:rPr>
        <w:instrText>(</w:instrText>
      </w:r>
      <w:fldSimple w:instr=" SEQ MTEqn \c \* Arabic \* MERGEFORMAT ">
        <w:r w:rsidR="00B62AE3" w:rsidRPr="00B62AE3">
          <w:rPr>
            <w:rFonts w:ascii="Times New Roman" w:hAnsi="Times New Roman" w:cs="Times New Roman"/>
            <w:noProof/>
            <w:sz w:val="24"/>
            <w:szCs w:val="24"/>
            <w:lang w:val="en-US"/>
          </w:rPr>
          <w:instrText>4</w:instrText>
        </w:r>
      </w:fldSimple>
      <w:r w:rsidR="000C0AC4" w:rsidRPr="000C0AC4">
        <w:rPr>
          <w:rFonts w:ascii="Times New Roman" w:hAnsi="Times New Roman" w:cs="Times New Roman"/>
          <w:sz w:val="24"/>
          <w:szCs w:val="24"/>
          <w:lang w:val="en-US"/>
        </w:rPr>
        <w:instrText>)</w:instrText>
      </w:r>
      <w:r w:rsidR="00196B71" w:rsidRPr="000C0AC4">
        <w:rPr>
          <w:rFonts w:ascii="Times New Roman" w:hAnsi="Times New Roman" w:cs="Times New Roman"/>
          <w:sz w:val="24"/>
          <w:szCs w:val="24"/>
          <w:lang w:val="en-US"/>
        </w:rPr>
        <w:fldChar w:fldCharType="end"/>
      </w:r>
    </w:p>
    <w:p w:rsidR="000F28D0" w:rsidRDefault="000F28D0" w:rsidP="000F28D0">
      <w:pPr>
        <w:rPr>
          <w:rFonts w:ascii="Times New Roman" w:hAnsi="Times New Roman" w:cs="Times New Roman"/>
          <w:sz w:val="24"/>
          <w:szCs w:val="24"/>
          <w:lang w:val="en-US"/>
        </w:rPr>
      </w:pPr>
      <w:r w:rsidRPr="000F28D0">
        <w:rPr>
          <w:rFonts w:ascii="Times New Roman" w:hAnsi="Times New Roman" w:hint="eastAsia"/>
          <w:sz w:val="24"/>
          <w:szCs w:val="24"/>
          <w:lang w:val="en-US"/>
        </w:rPr>
        <w:t>Where</w:t>
      </w:r>
      <w:r>
        <w:rPr>
          <w:rFonts w:ascii="Times New Roman" w:hAnsi="Times New Roman" w:hint="eastAsia"/>
          <w:sz w:val="24"/>
          <w:szCs w:val="24"/>
          <w:lang w:val="en-US"/>
        </w:rPr>
        <w:t xml:space="preserve"> </w:t>
      </w:r>
      <w:r w:rsidR="00605034" w:rsidRPr="00605034">
        <w:rPr>
          <w:rFonts w:ascii="Times New Roman" w:hAnsi="Times New Roman" w:cs="Times New Roman"/>
          <w:position w:val="-10"/>
          <w:sz w:val="24"/>
          <w:szCs w:val="24"/>
          <w:lang w:val="en-US"/>
        </w:rPr>
        <w:object w:dxaOrig="200" w:dyaOrig="320">
          <v:shape id="_x0000_i1028" type="#_x0000_t75" style="width:9.8pt;height:15.8pt" o:ole="">
            <v:imagedata r:id="rId21" o:title=""/>
          </v:shape>
          <o:OLEObject Type="Embed" ProgID="Equation.DSMT4" ShapeID="_x0000_i1028" DrawAspect="Content" ObjectID="_1384542126" r:id="rId22"/>
        </w:object>
      </w:r>
      <w:r w:rsidR="00605034">
        <w:rPr>
          <w:rFonts w:ascii="Times New Roman" w:hAnsi="Times New Roman" w:cs="Times New Roman" w:hint="eastAsia"/>
          <w:sz w:val="24"/>
          <w:szCs w:val="24"/>
          <w:lang w:val="en-US"/>
        </w:rPr>
        <w:t xml:space="preserve"> is the blade vibration velocity, </w:t>
      </w:r>
      <w:r w:rsidR="00605034">
        <w:rPr>
          <w:rFonts w:ascii="Times New Roman" w:hAnsi="Times New Roman" w:cs="Times New Roman"/>
          <w:sz w:val="24"/>
          <w:szCs w:val="24"/>
          <w:lang w:val="en-US"/>
        </w:rPr>
        <w:t>α</w:t>
      </w:r>
      <w:r w:rsidR="00605034">
        <w:rPr>
          <w:rFonts w:ascii="Times New Roman" w:hAnsi="Times New Roman" w:cs="Times New Roman" w:hint="eastAsia"/>
          <w:sz w:val="24"/>
          <w:szCs w:val="24"/>
          <w:lang w:val="en-US"/>
        </w:rPr>
        <w:t xml:space="preserve"> is the </w:t>
      </w:r>
      <w:r w:rsidR="00A01DF5">
        <w:rPr>
          <w:rFonts w:ascii="Times New Roman" w:hAnsi="Times New Roman" w:cs="Times New Roman" w:hint="eastAsia"/>
          <w:sz w:val="24"/>
          <w:szCs w:val="24"/>
          <w:lang w:val="en-US"/>
        </w:rPr>
        <w:t>AOA</w:t>
      </w:r>
      <w:r w:rsidR="00605034">
        <w:rPr>
          <w:rFonts w:ascii="Times New Roman" w:hAnsi="Times New Roman" w:cs="Times New Roman" w:hint="eastAsia"/>
          <w:sz w:val="24"/>
          <w:szCs w:val="24"/>
          <w:lang w:val="en-US"/>
        </w:rPr>
        <w:t xml:space="preserve">. </w:t>
      </w:r>
      <w:r w:rsidR="00553B31">
        <w:rPr>
          <w:rFonts w:ascii="Times New Roman" w:hAnsi="Times New Roman" w:cs="Times New Roman" w:hint="eastAsia"/>
          <w:sz w:val="24"/>
          <w:szCs w:val="24"/>
          <w:lang w:val="en-US"/>
        </w:rPr>
        <w:t xml:space="preserve">The aerodynamic forces, if projected onto the direction of vibration </w:t>
      </w:r>
      <w:r w:rsidR="00553B31">
        <w:rPr>
          <w:rFonts w:ascii="Times New Roman" w:hAnsi="Times New Roman" w:cs="Times New Roman"/>
          <w:sz w:val="24"/>
          <w:szCs w:val="24"/>
          <w:lang w:val="en-US"/>
        </w:rPr>
        <w:t>η</w:t>
      </w:r>
      <w:r w:rsidR="00553B31">
        <w:rPr>
          <w:rFonts w:ascii="Times New Roman" w:hAnsi="Times New Roman" w:cs="Times New Roman" w:hint="eastAsia"/>
          <w:sz w:val="24"/>
          <w:szCs w:val="24"/>
          <w:lang w:val="en-US"/>
        </w:rPr>
        <w:t>, lead to</w:t>
      </w:r>
      <w:r w:rsidR="000A42DC">
        <w:rPr>
          <w:rFonts w:ascii="Times New Roman" w:hAnsi="Times New Roman" w:cs="Times New Roman"/>
          <w:sz w:val="24"/>
          <w:szCs w:val="24"/>
          <w:lang w:val="en-US"/>
        </w:rPr>
        <w:fldChar w:fldCharType="begin"/>
      </w:r>
      <w:r w:rsidR="000A42DC">
        <w:rPr>
          <w:rFonts w:ascii="Times New Roman" w:hAnsi="Times New Roman" w:cs="Times New Roman"/>
          <w:sz w:val="24"/>
          <w:szCs w:val="24"/>
          <w:lang w:val="en-US"/>
        </w:rPr>
        <w:instrText xml:space="preserve"> ADDIN EN.CITE &lt;EndNote&gt;&lt;Cite&gt;&lt;Author&gt;Hansen&lt;/Author&gt;&lt;Year&gt;2007&lt;/Year&gt;&lt;RecNum&gt;168&lt;/RecNum&gt;&lt;DisplayText&gt;[20]&lt;/DisplayText&gt;&lt;record&gt;&lt;rec-number&gt;168&lt;/rec-number&gt;&lt;foreign-keys&gt;&lt;key app="EN" db-id="tsx5rd0xkw5tswesdpwv0f2zfxwrdw09zrwe"&gt;168&lt;/key&gt;&lt;/foreign-keys&gt;&lt;ref-type name="Journal Article"&gt;17&lt;/ref-type&gt;&lt;contributors&gt;&lt;authors&gt;&lt;author&gt;Hansen, M.H.&lt;/author&gt;&lt;/authors&gt;&lt;/contributors&gt;&lt;titles&gt;&lt;title&gt;Aeroelastic instability problems for wind turbines&lt;/title&gt;&lt;secondary-title&gt;Wind Energy&lt;/secondary-title&gt;&lt;/titles&gt;&lt;periodical&gt;&lt;full-title&gt;Wind Energy&lt;/full-title&gt;&lt;/periodical&gt;&lt;pages&gt;551-577&lt;/pages&gt;&lt;volume&gt;10&lt;/volume&gt;&lt;number&gt;6&lt;/number&gt;&lt;dates&gt;&lt;year&gt;2007&lt;/year&gt;&lt;/dates&gt;&lt;isbn&gt;1099-1824&lt;/isbn&gt;&lt;urls&gt;&lt;/urls&gt;&lt;/record&gt;&lt;/Cite&gt;&lt;/EndNote&gt;</w:instrText>
      </w:r>
      <w:r w:rsidR="000A42DC">
        <w:rPr>
          <w:rFonts w:ascii="Times New Roman" w:hAnsi="Times New Roman" w:cs="Times New Roman"/>
          <w:sz w:val="24"/>
          <w:szCs w:val="24"/>
          <w:lang w:val="en-US"/>
        </w:rPr>
        <w:fldChar w:fldCharType="separate"/>
      </w:r>
      <w:r w:rsidR="000A42DC">
        <w:rPr>
          <w:rFonts w:ascii="Times New Roman" w:hAnsi="Times New Roman" w:cs="Times New Roman"/>
          <w:noProof/>
          <w:sz w:val="24"/>
          <w:szCs w:val="24"/>
          <w:lang w:val="en-US"/>
        </w:rPr>
        <w:t>[</w:t>
      </w:r>
      <w:hyperlink w:anchor="_ENREF_20" w:tooltip="Hansen, 2007 #168" w:history="1">
        <w:r w:rsidR="000A42DC">
          <w:rPr>
            <w:rFonts w:ascii="Times New Roman" w:hAnsi="Times New Roman" w:cs="Times New Roman"/>
            <w:noProof/>
            <w:sz w:val="24"/>
            <w:szCs w:val="24"/>
            <w:lang w:val="en-US"/>
          </w:rPr>
          <w:t>20</w:t>
        </w:r>
      </w:hyperlink>
      <w:r w:rsidR="000A42DC">
        <w:rPr>
          <w:rFonts w:ascii="Times New Roman" w:hAnsi="Times New Roman" w:cs="Times New Roman"/>
          <w:noProof/>
          <w:sz w:val="24"/>
          <w:szCs w:val="24"/>
          <w:lang w:val="en-US"/>
        </w:rPr>
        <w:t>]</w:t>
      </w:r>
      <w:r w:rsidR="000A42DC">
        <w:rPr>
          <w:rFonts w:ascii="Times New Roman" w:hAnsi="Times New Roman" w:cs="Times New Roman"/>
          <w:sz w:val="24"/>
          <w:szCs w:val="24"/>
          <w:lang w:val="en-US"/>
        </w:rPr>
        <w:fldChar w:fldCharType="end"/>
      </w:r>
      <w:r w:rsidR="00553B31">
        <w:rPr>
          <w:rFonts w:ascii="Times New Roman" w:hAnsi="Times New Roman" w:cs="Times New Roman" w:hint="eastAsia"/>
          <w:sz w:val="24"/>
          <w:szCs w:val="24"/>
          <w:lang w:val="en-US"/>
        </w:rPr>
        <w:t xml:space="preserve"> </w:t>
      </w:r>
    </w:p>
    <w:p w:rsidR="00553B31" w:rsidRPr="00C53135" w:rsidRDefault="00222C1C" w:rsidP="00C53135">
      <w:pPr>
        <w:pStyle w:val="MTDisplayEquation"/>
      </w:pPr>
      <w:r>
        <w:tab/>
      </w:r>
      <w:r w:rsidRPr="00222C1C">
        <w:rPr>
          <w:position w:val="-24"/>
        </w:rPr>
        <w:object w:dxaOrig="6060" w:dyaOrig="620">
          <v:shape id="_x0000_i1029" type="#_x0000_t75" style="width:303.8pt;height:31.1pt" o:ole="">
            <v:imagedata r:id="rId23" o:title=""/>
          </v:shape>
          <o:OLEObject Type="Embed" ProgID="Equation.DSMT4" ShapeID="_x0000_i1029" DrawAspect="Content" ObjectID="_1384542127" r:id="rId24"/>
        </w:object>
      </w:r>
      <w:r w:rsidR="00196B71" w:rsidRPr="000C0AC4">
        <w:rPr>
          <w:rFonts w:cstheme="minorBidi"/>
          <w:sz w:val="24"/>
          <w:szCs w:val="24"/>
        </w:rPr>
        <w:fldChar w:fldCharType="begin"/>
      </w:r>
      <w:r w:rsidR="000C0AC4" w:rsidRPr="000C0AC4">
        <w:rPr>
          <w:rFonts w:cstheme="minorBidi"/>
          <w:sz w:val="24"/>
          <w:szCs w:val="24"/>
        </w:rPr>
        <w:instrText xml:space="preserve"> MACROBUTTON MTPlaceRef \* MERGEFORMAT </w:instrText>
      </w:r>
      <w:r w:rsidR="00196B71" w:rsidRPr="000C0AC4">
        <w:rPr>
          <w:rFonts w:cstheme="minorBidi"/>
          <w:sz w:val="24"/>
          <w:szCs w:val="24"/>
        </w:rPr>
        <w:fldChar w:fldCharType="begin"/>
      </w:r>
      <w:r w:rsidR="000C0AC4" w:rsidRPr="000C0AC4">
        <w:rPr>
          <w:rFonts w:cstheme="minorBidi"/>
          <w:sz w:val="24"/>
          <w:szCs w:val="24"/>
        </w:rPr>
        <w:instrText xml:space="preserve"> SEQ MTEqn \h \* MERGEFORMAT </w:instrText>
      </w:r>
      <w:r w:rsidR="00196B71" w:rsidRPr="000C0AC4">
        <w:rPr>
          <w:rFonts w:cstheme="minorBidi"/>
          <w:sz w:val="24"/>
          <w:szCs w:val="24"/>
        </w:rPr>
        <w:fldChar w:fldCharType="end"/>
      </w:r>
      <w:r w:rsidR="000C0AC4" w:rsidRPr="000C0AC4">
        <w:rPr>
          <w:rFonts w:cstheme="minorBidi"/>
          <w:sz w:val="24"/>
          <w:szCs w:val="24"/>
        </w:rPr>
        <w:instrText>(</w:instrText>
      </w:r>
      <w:fldSimple w:instr=" SEQ MTEqn \c \* Arabic \* MERGEFORMAT ">
        <w:r w:rsidR="00B62AE3" w:rsidRPr="00B62AE3">
          <w:rPr>
            <w:rFonts w:cstheme="minorBidi"/>
            <w:noProof/>
            <w:sz w:val="24"/>
            <w:szCs w:val="24"/>
          </w:rPr>
          <w:instrText>5</w:instrText>
        </w:r>
      </w:fldSimple>
      <w:r w:rsidR="000C0AC4" w:rsidRPr="000C0AC4">
        <w:rPr>
          <w:rFonts w:cstheme="minorBidi"/>
          <w:sz w:val="24"/>
          <w:szCs w:val="24"/>
        </w:rPr>
        <w:instrText>)</w:instrText>
      </w:r>
      <w:r w:rsidR="00196B71" w:rsidRPr="000C0AC4">
        <w:rPr>
          <w:rFonts w:cstheme="minorBidi"/>
          <w:sz w:val="24"/>
          <w:szCs w:val="24"/>
        </w:rPr>
        <w:fldChar w:fldCharType="end"/>
      </w:r>
    </w:p>
    <w:p w:rsidR="00553B31" w:rsidRDefault="00ED4236" w:rsidP="000F28D0">
      <w:pPr>
        <w:rPr>
          <w:rFonts w:ascii="Times New Roman" w:hAnsi="Times New Roman" w:cs="Times New Roman"/>
          <w:sz w:val="24"/>
          <w:szCs w:val="24"/>
          <w:lang w:val="en-US"/>
        </w:rPr>
      </w:pPr>
      <w:proofErr w:type="spellStart"/>
      <w:r>
        <w:rPr>
          <w:rFonts w:ascii="Times New Roman" w:hAnsi="Times New Roman" w:cs="Times New Roman" w:hint="eastAsia"/>
          <w:sz w:val="24"/>
          <w:szCs w:val="24"/>
          <w:lang w:val="en-US"/>
        </w:rPr>
        <w:t>F</w:t>
      </w:r>
      <w:r w:rsidRPr="00ED4236">
        <w:rPr>
          <w:rFonts w:ascii="Times New Roman" w:hAnsi="Times New Roman" w:cs="Times New Roman"/>
          <w:sz w:val="24"/>
          <w:szCs w:val="24"/>
          <w:vertAlign w:val="subscript"/>
          <w:lang w:val="en-US"/>
        </w:rPr>
        <w:t>η</w:t>
      </w:r>
      <w:proofErr w:type="spellEnd"/>
      <w:r>
        <w:rPr>
          <w:rFonts w:ascii="Times New Roman" w:hAnsi="Times New Roman" w:cs="Times New Roman" w:hint="eastAsia"/>
          <w:sz w:val="24"/>
          <w:szCs w:val="24"/>
          <w:vertAlign w:val="subscript"/>
          <w:lang w:val="en-US"/>
        </w:rPr>
        <w:t xml:space="preserve"> </w:t>
      </w:r>
      <w:r w:rsidRPr="00ED4236">
        <w:rPr>
          <w:rFonts w:ascii="Times New Roman" w:hAnsi="Times New Roman" w:cs="Times New Roman" w:hint="eastAsia"/>
          <w:sz w:val="24"/>
          <w:szCs w:val="24"/>
          <w:lang w:val="en-US"/>
        </w:rPr>
        <w:t>ca</w:t>
      </w:r>
      <w:r>
        <w:rPr>
          <w:rFonts w:ascii="Times New Roman" w:hAnsi="Times New Roman" w:cs="Times New Roman" w:hint="eastAsia"/>
          <w:sz w:val="24"/>
          <w:szCs w:val="24"/>
          <w:lang w:val="en-US"/>
        </w:rPr>
        <w:t>n be</w:t>
      </w:r>
      <w:r w:rsidR="00822901">
        <w:rPr>
          <w:rFonts w:ascii="Times New Roman" w:hAnsi="Times New Roman" w:cs="Times New Roman" w:hint="eastAsia"/>
          <w:sz w:val="24"/>
          <w:szCs w:val="24"/>
          <w:lang w:val="en-US"/>
        </w:rPr>
        <w:t xml:space="preserve"> expanded by Taylor series about</w:t>
      </w:r>
      <w:r>
        <w:rPr>
          <w:rFonts w:ascii="Times New Roman" w:hAnsi="Times New Roman" w:hint="eastAsia"/>
          <w:sz w:val="24"/>
          <w:szCs w:val="24"/>
          <w:lang w:val="en-US"/>
        </w:rPr>
        <w:t xml:space="preserve"> </w:t>
      </w:r>
      <w:r w:rsidRPr="00605034">
        <w:rPr>
          <w:rFonts w:ascii="Times New Roman" w:hAnsi="Times New Roman" w:cs="Times New Roman"/>
          <w:position w:val="-10"/>
          <w:sz w:val="24"/>
          <w:szCs w:val="24"/>
          <w:lang w:val="en-US"/>
        </w:rPr>
        <w:object w:dxaOrig="560" w:dyaOrig="320">
          <v:shape id="_x0000_i1030" type="#_x0000_t75" style="width:26.75pt;height:15.8pt" o:ole="">
            <v:imagedata r:id="rId25" o:title=""/>
          </v:shape>
          <o:OLEObject Type="Embed" ProgID="Equation.DSMT4" ShapeID="_x0000_i1030" DrawAspect="Content" ObjectID="_1384542128" r:id="rId26"/>
        </w:object>
      </w:r>
    </w:p>
    <w:p w:rsidR="00ED4236" w:rsidRDefault="00262C65" w:rsidP="00ED4236">
      <w:pPr>
        <w:jc w:val="center"/>
      </w:pPr>
      <w:r w:rsidRPr="00ED4236">
        <w:rPr>
          <w:position w:val="-14"/>
        </w:rPr>
        <w:object w:dxaOrig="2100" w:dyaOrig="400">
          <v:shape id="_x0000_i1031" type="#_x0000_t75" style="width:105.25pt;height:20.2pt" o:ole="">
            <v:imagedata r:id="rId27" o:title=""/>
          </v:shape>
          <o:OLEObject Type="Embed" ProgID="Equation.DSMT4" ShapeID="_x0000_i1031" DrawAspect="Content" ObjectID="_1384542129" r:id="rId28"/>
        </w:object>
      </w:r>
      <w:r w:rsidR="00196B71" w:rsidRPr="000C0AC4">
        <w:rPr>
          <w:rFonts w:ascii="Times New Roman" w:hAnsi="Times New Roman"/>
          <w:sz w:val="24"/>
          <w:szCs w:val="24"/>
          <w:lang w:val="en-US"/>
        </w:rPr>
        <w:fldChar w:fldCharType="begin"/>
      </w:r>
      <w:r w:rsidR="000C0AC4" w:rsidRPr="000C0AC4">
        <w:rPr>
          <w:rFonts w:ascii="Times New Roman" w:hAnsi="Times New Roman"/>
          <w:sz w:val="24"/>
          <w:szCs w:val="24"/>
          <w:lang w:val="en-US"/>
        </w:rPr>
        <w:instrText xml:space="preserve"> MACROBUTTON MTPlaceRef \* MERGEFORMAT </w:instrText>
      </w:r>
      <w:r w:rsidR="00196B71" w:rsidRPr="000C0AC4">
        <w:rPr>
          <w:rFonts w:ascii="Times New Roman" w:hAnsi="Times New Roman"/>
          <w:sz w:val="24"/>
          <w:szCs w:val="24"/>
          <w:lang w:val="en-US"/>
        </w:rPr>
        <w:fldChar w:fldCharType="begin"/>
      </w:r>
      <w:r w:rsidR="000C0AC4" w:rsidRPr="000C0AC4">
        <w:rPr>
          <w:rFonts w:ascii="Times New Roman" w:hAnsi="Times New Roman"/>
          <w:sz w:val="24"/>
          <w:szCs w:val="24"/>
          <w:lang w:val="en-US"/>
        </w:rPr>
        <w:instrText xml:space="preserve"> SEQ MTEqn \h \* MERGEFORMAT </w:instrText>
      </w:r>
      <w:r w:rsidR="00196B71" w:rsidRPr="000C0AC4">
        <w:rPr>
          <w:rFonts w:ascii="Times New Roman" w:hAnsi="Times New Roman"/>
          <w:sz w:val="24"/>
          <w:szCs w:val="24"/>
          <w:lang w:val="en-US"/>
        </w:rPr>
        <w:fldChar w:fldCharType="end"/>
      </w:r>
      <w:r w:rsidR="000C0AC4" w:rsidRPr="000C0AC4">
        <w:rPr>
          <w:rFonts w:ascii="Times New Roman" w:hAnsi="Times New Roman"/>
          <w:sz w:val="24"/>
          <w:szCs w:val="24"/>
          <w:lang w:val="en-US"/>
        </w:rPr>
        <w:instrText>(</w:instrText>
      </w:r>
      <w:fldSimple w:instr=" SEQ MTEqn \c \* Arabic \* MERGEFORMAT ">
        <w:r w:rsidR="00B62AE3" w:rsidRPr="00B62AE3">
          <w:rPr>
            <w:rFonts w:ascii="Times New Roman" w:hAnsi="Times New Roman"/>
            <w:noProof/>
            <w:sz w:val="24"/>
            <w:szCs w:val="24"/>
            <w:lang w:val="en-US"/>
          </w:rPr>
          <w:instrText>6</w:instrText>
        </w:r>
      </w:fldSimple>
      <w:r w:rsidR="000C0AC4" w:rsidRPr="000C0AC4">
        <w:rPr>
          <w:rFonts w:ascii="Times New Roman" w:hAnsi="Times New Roman"/>
          <w:sz w:val="24"/>
          <w:szCs w:val="24"/>
          <w:lang w:val="en-US"/>
        </w:rPr>
        <w:instrText>)</w:instrText>
      </w:r>
      <w:r w:rsidR="00196B71" w:rsidRPr="000C0AC4">
        <w:rPr>
          <w:rFonts w:ascii="Times New Roman" w:hAnsi="Times New Roman"/>
          <w:sz w:val="24"/>
          <w:szCs w:val="24"/>
          <w:lang w:val="en-US"/>
        </w:rPr>
        <w:fldChar w:fldCharType="end"/>
      </w:r>
    </w:p>
    <w:p w:rsidR="00CE0A69" w:rsidRPr="008A0383" w:rsidRDefault="00D92DBD" w:rsidP="008A0383">
      <w:pPr>
        <w:autoSpaceDE w:val="0"/>
        <w:autoSpaceDN w:val="0"/>
        <w:adjustRightInd w:val="0"/>
        <w:spacing w:after="0" w:line="240" w:lineRule="auto"/>
        <w:jc w:val="both"/>
        <w:rPr>
          <w:rFonts w:ascii="Times New Roman" w:hAnsi="Times New Roman"/>
          <w:sz w:val="24"/>
          <w:szCs w:val="24"/>
          <w:lang w:val="en-US"/>
        </w:rPr>
      </w:pPr>
      <w:r w:rsidRPr="008A0383">
        <w:rPr>
          <w:rFonts w:ascii="Times New Roman" w:hAnsi="Times New Roman" w:hint="eastAsia"/>
          <w:sz w:val="24"/>
          <w:szCs w:val="24"/>
          <w:lang w:val="en-US"/>
        </w:rPr>
        <w:t>Where F</w:t>
      </w:r>
      <w:r w:rsidRPr="008A0383">
        <w:rPr>
          <w:rFonts w:ascii="Times New Roman" w:hAnsi="Times New Roman" w:hint="eastAsia"/>
          <w:sz w:val="24"/>
          <w:szCs w:val="24"/>
          <w:vertAlign w:val="subscript"/>
          <w:lang w:val="en-US"/>
        </w:rPr>
        <w:t>0</w:t>
      </w:r>
      <w:r w:rsidRPr="008A0383">
        <w:rPr>
          <w:rFonts w:ascii="Times New Roman" w:hAnsi="Times New Roman" w:hint="eastAsia"/>
          <w:sz w:val="24"/>
          <w:szCs w:val="24"/>
          <w:lang w:val="en-US"/>
        </w:rPr>
        <w:t xml:space="preserve"> is the mean excitation force and t</w:t>
      </w:r>
      <w:r w:rsidR="00CE0A69" w:rsidRPr="008A0383">
        <w:rPr>
          <w:rFonts w:ascii="Times New Roman" w:hAnsi="Times New Roman" w:hint="eastAsia"/>
          <w:sz w:val="24"/>
          <w:szCs w:val="24"/>
          <w:lang w:val="en-US"/>
        </w:rPr>
        <w:t xml:space="preserve">he first mode damping coefficient in </w:t>
      </w:r>
      <w:r w:rsidR="00CE0A69" w:rsidRPr="008A0383">
        <w:rPr>
          <w:rFonts w:ascii="Times New Roman" w:hAnsi="Times New Roman"/>
          <w:sz w:val="24"/>
          <w:szCs w:val="24"/>
          <w:lang w:val="en-US"/>
        </w:rPr>
        <w:t>–η</w:t>
      </w:r>
      <w:r w:rsidR="00CE0A69" w:rsidRPr="008A0383">
        <w:rPr>
          <w:rFonts w:ascii="Times New Roman" w:hAnsi="Times New Roman" w:hint="eastAsia"/>
          <w:sz w:val="24"/>
          <w:szCs w:val="24"/>
          <w:lang w:val="en-US"/>
        </w:rPr>
        <w:t xml:space="preserve"> direction is given by</w:t>
      </w:r>
      <w:r w:rsidR="000A42DC">
        <w:rPr>
          <w:rFonts w:ascii="Times New Roman" w:hAnsi="Times New Roman"/>
          <w:sz w:val="24"/>
          <w:szCs w:val="24"/>
          <w:lang w:val="en-US"/>
        </w:rPr>
        <w:fldChar w:fldCharType="begin"/>
      </w:r>
      <w:r w:rsidR="000A42DC">
        <w:rPr>
          <w:rFonts w:ascii="Times New Roman" w:hAnsi="Times New Roman"/>
          <w:sz w:val="24"/>
          <w:szCs w:val="24"/>
          <w:lang w:val="en-US"/>
        </w:rPr>
        <w:instrText xml:space="preserve"> ADDIN EN.CITE &lt;EndNote&gt;&lt;Cite&gt;&lt;Author&gt;Hansen&lt;/Author&gt;&lt;Year&gt;2007&lt;/Year&gt;&lt;RecNum&gt;168&lt;/RecNum&gt;&lt;DisplayText&gt;[20]&lt;/DisplayText&gt;&lt;record&gt;&lt;rec-number&gt;168&lt;/rec-number&gt;&lt;foreign-keys&gt;&lt;key app="EN" db-id="tsx5rd0xkw5tswesdpwv0f2zfxwrdw09zrwe"&gt;168&lt;/key&gt;&lt;/foreign-keys&gt;&lt;ref-type name="Journal Article"&gt;17&lt;/ref-type&gt;&lt;contributors&gt;&lt;authors&gt;&lt;author&gt;Hansen, M.H.&lt;/author&gt;&lt;/authors&gt;&lt;/contributors&gt;&lt;titles&gt;&lt;title&gt;Aeroelastic instability problems for wind turbines&lt;/title&gt;&lt;secondary-title&gt;Wind Energy&lt;/secondary-title&gt;&lt;/titles&gt;&lt;periodical&gt;&lt;full-title&gt;Wind Energy&lt;/full-title&gt;&lt;/periodical&gt;&lt;pages&gt;551-577&lt;/pages&gt;&lt;volume&gt;10&lt;/volume&gt;&lt;number&gt;6&lt;/number&gt;&lt;dates&gt;&lt;year&gt;2007&lt;/year&gt;&lt;/dates&gt;&lt;isbn&gt;1099-1824&lt;/isbn&gt;&lt;urls&gt;&lt;/urls&gt;&lt;/record&gt;&lt;/Cite&gt;&lt;/EndNote&gt;</w:instrText>
      </w:r>
      <w:r w:rsidR="000A42DC">
        <w:rPr>
          <w:rFonts w:ascii="Times New Roman" w:hAnsi="Times New Roman"/>
          <w:sz w:val="24"/>
          <w:szCs w:val="24"/>
          <w:lang w:val="en-US"/>
        </w:rPr>
        <w:fldChar w:fldCharType="separate"/>
      </w:r>
      <w:r w:rsidR="000A42DC">
        <w:rPr>
          <w:rFonts w:ascii="Times New Roman" w:hAnsi="Times New Roman"/>
          <w:noProof/>
          <w:sz w:val="24"/>
          <w:szCs w:val="24"/>
          <w:lang w:val="en-US"/>
        </w:rPr>
        <w:t>[</w:t>
      </w:r>
      <w:hyperlink w:anchor="_ENREF_20" w:tooltip="Hansen, 2007 #168" w:history="1">
        <w:r w:rsidR="000A42DC">
          <w:rPr>
            <w:rFonts w:ascii="Times New Roman" w:hAnsi="Times New Roman"/>
            <w:noProof/>
            <w:sz w:val="24"/>
            <w:szCs w:val="24"/>
            <w:lang w:val="en-US"/>
          </w:rPr>
          <w:t>20</w:t>
        </w:r>
      </w:hyperlink>
      <w:r w:rsidR="000A42DC">
        <w:rPr>
          <w:rFonts w:ascii="Times New Roman" w:hAnsi="Times New Roman"/>
          <w:noProof/>
          <w:sz w:val="24"/>
          <w:szCs w:val="24"/>
          <w:lang w:val="en-US"/>
        </w:rPr>
        <w:t>]</w:t>
      </w:r>
      <w:r w:rsidR="000A42DC">
        <w:rPr>
          <w:rFonts w:ascii="Times New Roman" w:hAnsi="Times New Roman"/>
          <w:sz w:val="24"/>
          <w:szCs w:val="24"/>
          <w:lang w:val="en-US"/>
        </w:rPr>
        <w:fldChar w:fldCharType="end"/>
      </w:r>
    </w:p>
    <w:p w:rsidR="00CE0A69" w:rsidRDefault="003F3D3B" w:rsidP="00CE0A69">
      <w:pPr>
        <w:jc w:val="center"/>
        <w:rPr>
          <w:rFonts w:ascii="Times New Roman" w:hAnsi="Times New Roman" w:cs="Times New Roman"/>
          <w:position w:val="-58"/>
          <w:szCs w:val="20"/>
        </w:rPr>
      </w:pPr>
      <w:r w:rsidRPr="00CE0A69">
        <w:rPr>
          <w:rFonts w:ascii="Times New Roman" w:hAnsi="Times New Roman" w:cs="Times New Roman"/>
          <w:position w:val="-60"/>
          <w:szCs w:val="20"/>
        </w:rPr>
        <w:object w:dxaOrig="8700" w:dyaOrig="1320">
          <v:shape id="_x0000_i1032" type="#_x0000_t75" style="width:435.25pt;height:66pt" o:ole="">
            <v:imagedata r:id="rId29" o:title=""/>
          </v:shape>
          <o:OLEObject Type="Embed" ProgID="Equation.DSMT4" ShapeID="_x0000_i1032" DrawAspect="Content" ObjectID="_1384542130" r:id="rId30"/>
        </w:object>
      </w:r>
      <w:r w:rsidR="00196B71" w:rsidRPr="000C0AC4">
        <w:rPr>
          <w:rFonts w:ascii="Times New Roman" w:hAnsi="Times New Roman"/>
          <w:sz w:val="24"/>
          <w:szCs w:val="24"/>
          <w:lang w:val="en-US"/>
        </w:rPr>
        <w:fldChar w:fldCharType="begin"/>
      </w:r>
      <w:r w:rsidR="000C0AC4" w:rsidRPr="000C0AC4">
        <w:rPr>
          <w:rFonts w:ascii="Times New Roman" w:hAnsi="Times New Roman"/>
          <w:sz w:val="24"/>
          <w:szCs w:val="24"/>
          <w:lang w:val="en-US"/>
        </w:rPr>
        <w:instrText xml:space="preserve"> MACROBUTTON MTPlaceRef \* MERGEFORMAT </w:instrText>
      </w:r>
      <w:r w:rsidR="00196B71" w:rsidRPr="000C0AC4">
        <w:rPr>
          <w:rFonts w:ascii="Times New Roman" w:hAnsi="Times New Roman"/>
          <w:sz w:val="24"/>
          <w:szCs w:val="24"/>
          <w:lang w:val="en-US"/>
        </w:rPr>
        <w:fldChar w:fldCharType="begin"/>
      </w:r>
      <w:r w:rsidR="000C0AC4" w:rsidRPr="000C0AC4">
        <w:rPr>
          <w:rFonts w:ascii="Times New Roman" w:hAnsi="Times New Roman"/>
          <w:sz w:val="24"/>
          <w:szCs w:val="24"/>
          <w:lang w:val="en-US"/>
        </w:rPr>
        <w:instrText xml:space="preserve"> SEQ MTEqn \h \* MERGEFORMAT </w:instrText>
      </w:r>
      <w:r w:rsidR="00196B71" w:rsidRPr="000C0AC4">
        <w:rPr>
          <w:rFonts w:ascii="Times New Roman" w:hAnsi="Times New Roman"/>
          <w:sz w:val="24"/>
          <w:szCs w:val="24"/>
          <w:lang w:val="en-US"/>
        </w:rPr>
        <w:fldChar w:fldCharType="end"/>
      </w:r>
      <w:r w:rsidR="000C0AC4" w:rsidRPr="000C0AC4">
        <w:rPr>
          <w:rFonts w:ascii="Times New Roman" w:hAnsi="Times New Roman"/>
          <w:sz w:val="24"/>
          <w:szCs w:val="24"/>
          <w:lang w:val="en-US"/>
        </w:rPr>
        <w:instrText>(</w:instrText>
      </w:r>
      <w:fldSimple w:instr=" SEQ MTEqn \c \* Arabic \* MERGEFORMAT ">
        <w:r w:rsidR="00B62AE3" w:rsidRPr="00B62AE3">
          <w:rPr>
            <w:rFonts w:ascii="Times New Roman" w:hAnsi="Times New Roman"/>
            <w:noProof/>
            <w:sz w:val="24"/>
            <w:szCs w:val="24"/>
            <w:lang w:val="en-US"/>
          </w:rPr>
          <w:instrText>7</w:instrText>
        </w:r>
      </w:fldSimple>
      <w:r w:rsidR="000C0AC4" w:rsidRPr="000C0AC4">
        <w:rPr>
          <w:rFonts w:ascii="Times New Roman" w:hAnsi="Times New Roman"/>
          <w:sz w:val="24"/>
          <w:szCs w:val="24"/>
          <w:lang w:val="en-US"/>
        </w:rPr>
        <w:instrText>)</w:instrText>
      </w:r>
      <w:r w:rsidR="00196B71" w:rsidRPr="000C0AC4">
        <w:rPr>
          <w:rFonts w:ascii="Times New Roman" w:hAnsi="Times New Roman"/>
          <w:sz w:val="24"/>
          <w:szCs w:val="24"/>
          <w:lang w:val="en-US"/>
        </w:rPr>
        <w:fldChar w:fldCharType="end"/>
      </w:r>
    </w:p>
    <w:p w:rsidR="00035E1E" w:rsidRPr="008A0383" w:rsidRDefault="00035E1E" w:rsidP="008A0383">
      <w:pPr>
        <w:autoSpaceDE w:val="0"/>
        <w:autoSpaceDN w:val="0"/>
        <w:adjustRightInd w:val="0"/>
        <w:spacing w:after="0" w:line="240" w:lineRule="auto"/>
        <w:jc w:val="both"/>
        <w:rPr>
          <w:rFonts w:ascii="Times New Roman" w:hAnsi="Times New Roman"/>
          <w:sz w:val="24"/>
          <w:szCs w:val="24"/>
          <w:lang w:val="en-US"/>
        </w:rPr>
      </w:pPr>
      <w:r w:rsidRPr="008A0383">
        <w:rPr>
          <w:rFonts w:ascii="Times New Roman" w:hAnsi="Times New Roman" w:hint="eastAsia"/>
          <w:sz w:val="24"/>
          <w:szCs w:val="24"/>
          <w:lang w:val="en-US"/>
        </w:rPr>
        <w:lastRenderedPageBreak/>
        <w:t xml:space="preserve">The </w:t>
      </w:r>
      <w:r w:rsidRPr="008A0383">
        <w:rPr>
          <w:rFonts w:ascii="Times New Roman" w:hAnsi="Times New Roman"/>
          <w:sz w:val="24"/>
          <w:szCs w:val="24"/>
          <w:lang w:val="en-US"/>
        </w:rPr>
        <w:t>aerodynamic</w:t>
      </w:r>
      <w:r w:rsidRPr="008A0383">
        <w:rPr>
          <w:rFonts w:ascii="Times New Roman" w:hAnsi="Times New Roman" w:hint="eastAsia"/>
          <w:sz w:val="24"/>
          <w:szCs w:val="24"/>
          <w:lang w:val="en-US"/>
        </w:rPr>
        <w:t xml:space="preserve"> damping coefficient is proportional to the relative inflow speed and is sensitive to </w:t>
      </w:r>
      <w:r w:rsidR="00D90AFB" w:rsidRPr="008A0383">
        <w:rPr>
          <w:rFonts w:ascii="Times New Roman" w:hAnsi="Times New Roman" w:hint="eastAsia"/>
          <w:sz w:val="24"/>
          <w:szCs w:val="24"/>
          <w:lang w:val="en-US"/>
        </w:rPr>
        <w:t>inflow direction.</w:t>
      </w:r>
      <w:r w:rsidRPr="008A0383">
        <w:rPr>
          <w:rFonts w:ascii="Times New Roman" w:hAnsi="Times New Roman" w:hint="eastAsia"/>
          <w:sz w:val="24"/>
          <w:szCs w:val="24"/>
          <w:lang w:val="en-US"/>
        </w:rPr>
        <w:t xml:space="preserve"> </w:t>
      </w:r>
      <w:del w:id="114" w:author="jiangzhiy" w:date="2011-12-03T20:54:00Z">
        <w:r w:rsidR="00D90AFB" w:rsidRPr="008A0383" w:rsidDel="00CE1E81">
          <w:rPr>
            <w:rFonts w:ascii="Times New Roman" w:hAnsi="Times New Roman" w:hint="eastAsia"/>
            <w:sz w:val="24"/>
            <w:szCs w:val="24"/>
            <w:lang w:val="en-US"/>
          </w:rPr>
          <w:delText>N</w:delText>
        </w:r>
        <w:r w:rsidRPr="008A0383" w:rsidDel="00CE1E81">
          <w:rPr>
            <w:rFonts w:ascii="Times New Roman" w:hAnsi="Times New Roman" w:hint="eastAsia"/>
            <w:sz w:val="24"/>
            <w:szCs w:val="24"/>
            <w:lang w:val="en-US"/>
          </w:rPr>
          <w:delText xml:space="preserve">egative </w:delText>
        </w:r>
        <w:r w:rsidRPr="008A0383" w:rsidDel="00CE1E81">
          <w:rPr>
            <w:rFonts w:ascii="Times New Roman" w:hAnsi="Times New Roman"/>
            <w:sz w:val="24"/>
            <w:szCs w:val="24"/>
            <w:lang w:val="en-US"/>
          </w:rPr>
          <w:delText>aerodynamic</w:delText>
        </w:r>
        <w:r w:rsidRPr="008A0383" w:rsidDel="00CE1E81">
          <w:rPr>
            <w:rFonts w:ascii="Times New Roman" w:hAnsi="Times New Roman" w:hint="eastAsia"/>
            <w:sz w:val="24"/>
            <w:szCs w:val="24"/>
            <w:lang w:val="en-US"/>
          </w:rPr>
          <w:delText xml:space="preserve"> damping would </w:delText>
        </w:r>
        <w:r w:rsidR="00D92DBD" w:rsidRPr="008A0383" w:rsidDel="00CE1E81">
          <w:rPr>
            <w:rFonts w:ascii="Times New Roman" w:hAnsi="Times New Roman" w:hint="eastAsia"/>
            <w:sz w:val="24"/>
            <w:szCs w:val="24"/>
            <w:lang w:val="en-US"/>
          </w:rPr>
          <w:delText xml:space="preserve">result in instability if the structural damping is insufficient to dissipate the absorbed energy during vibration. </w:delText>
        </w:r>
      </w:del>
      <w:r w:rsidR="00B26602">
        <w:rPr>
          <w:rFonts w:ascii="Times New Roman" w:hAnsi="Times New Roman" w:hint="eastAsia"/>
          <w:sz w:val="24"/>
          <w:szCs w:val="24"/>
          <w:lang w:val="en-US"/>
        </w:rPr>
        <w:t xml:space="preserve">The </w:t>
      </w:r>
      <w:r w:rsidR="00D90AFB" w:rsidRPr="008A0383">
        <w:rPr>
          <w:rFonts w:ascii="Times New Roman" w:hAnsi="Times New Roman" w:hint="eastAsia"/>
          <w:sz w:val="24"/>
          <w:szCs w:val="24"/>
          <w:lang w:val="en-US"/>
        </w:rPr>
        <w:t>NACA 64 airfoil is applied in this stud</w:t>
      </w:r>
      <w:r w:rsidR="00951BBF" w:rsidRPr="008A0383">
        <w:rPr>
          <w:rFonts w:ascii="Times New Roman" w:hAnsi="Times New Roman" w:hint="eastAsia"/>
          <w:sz w:val="24"/>
          <w:szCs w:val="24"/>
          <w:lang w:val="en-US"/>
        </w:rPr>
        <w:t>y</w:t>
      </w:r>
      <w:r w:rsidR="00D90AFB" w:rsidRPr="008A0383">
        <w:rPr>
          <w:rFonts w:ascii="Times New Roman" w:hAnsi="Times New Roman" w:hint="eastAsia"/>
          <w:sz w:val="24"/>
          <w:szCs w:val="24"/>
          <w:lang w:val="en-US"/>
        </w:rPr>
        <w:t xml:space="preserve">. </w:t>
      </w:r>
      <w:r w:rsidR="00951BBF" w:rsidRPr="008A0383">
        <w:rPr>
          <w:rFonts w:ascii="Times New Roman" w:hAnsi="Times New Roman" w:hint="eastAsia"/>
          <w:sz w:val="24"/>
          <w:szCs w:val="24"/>
          <w:lang w:val="en-US"/>
        </w:rPr>
        <w:t xml:space="preserve">Take the average </w:t>
      </w:r>
      <w:r w:rsidR="00A01DF5">
        <w:rPr>
          <w:rFonts w:ascii="Times New Roman" w:hAnsi="Times New Roman" w:hint="eastAsia"/>
          <w:sz w:val="24"/>
          <w:szCs w:val="24"/>
          <w:lang w:val="en-US"/>
        </w:rPr>
        <w:t>AOA</w:t>
      </w:r>
      <w:r w:rsidR="00951BBF" w:rsidRPr="008A0383">
        <w:rPr>
          <w:rFonts w:ascii="Times New Roman" w:hAnsi="Times New Roman" w:hint="eastAsia"/>
          <w:sz w:val="24"/>
          <w:szCs w:val="24"/>
          <w:lang w:val="en-US"/>
        </w:rPr>
        <w:t xml:space="preserve"> at radius 45m.</w:t>
      </w:r>
      <w:r w:rsidR="003B7B0F" w:rsidRPr="008A0383">
        <w:rPr>
          <w:rFonts w:ascii="Times New Roman" w:hAnsi="Times New Roman" w:hint="eastAsia"/>
          <w:sz w:val="24"/>
          <w:szCs w:val="24"/>
          <w:lang w:val="en-US"/>
        </w:rPr>
        <w:t xml:space="preserve"> It</w:t>
      </w:r>
      <w:r w:rsidR="00951BBF" w:rsidRPr="008A0383">
        <w:rPr>
          <w:rFonts w:ascii="Times New Roman" w:hAnsi="Times New Roman" w:hint="eastAsia"/>
          <w:sz w:val="24"/>
          <w:szCs w:val="24"/>
          <w:lang w:val="en-US"/>
        </w:rPr>
        <w:t xml:space="preserve"> </w:t>
      </w:r>
      <w:r w:rsidR="003B7B0F" w:rsidRPr="008A0383">
        <w:rPr>
          <w:rFonts w:ascii="Times New Roman" w:hAnsi="Times New Roman" w:hint="eastAsia"/>
          <w:sz w:val="24"/>
          <w:szCs w:val="24"/>
          <w:lang w:val="en-US"/>
        </w:rPr>
        <w:t>varies from -13 to +</w:t>
      </w:r>
      <w:r w:rsidR="00D10AC9">
        <w:rPr>
          <w:rFonts w:ascii="Times New Roman" w:hAnsi="Times New Roman" w:hint="eastAsia"/>
          <w:sz w:val="24"/>
          <w:szCs w:val="24"/>
          <w:lang w:val="en-US"/>
        </w:rPr>
        <w:t>9</w:t>
      </w:r>
      <w:r w:rsidR="003B7B0F" w:rsidRPr="008A0383">
        <w:rPr>
          <w:rFonts w:ascii="Times New Roman" w:hAnsi="Times New Roman" w:hint="eastAsia"/>
          <w:sz w:val="24"/>
          <w:szCs w:val="24"/>
          <w:lang w:val="en-US"/>
        </w:rPr>
        <w:t xml:space="preserve"> degree for </w:t>
      </w:r>
      <w:r w:rsidR="00951BBF" w:rsidRPr="008A0383">
        <w:rPr>
          <w:rFonts w:ascii="Times New Roman" w:hAnsi="Times New Roman" w:hint="eastAsia"/>
          <w:sz w:val="24"/>
          <w:szCs w:val="24"/>
          <w:lang w:val="en-US"/>
        </w:rPr>
        <w:t>a feathered blade</w:t>
      </w:r>
      <w:r w:rsidR="003B7B0F" w:rsidRPr="008A0383">
        <w:rPr>
          <w:rFonts w:ascii="Times New Roman" w:hAnsi="Times New Roman" w:hint="eastAsia"/>
          <w:sz w:val="24"/>
          <w:szCs w:val="24"/>
          <w:lang w:val="en-US"/>
        </w:rPr>
        <w:t xml:space="preserve"> and from 7</w:t>
      </w:r>
      <w:r w:rsidR="002C6AAD">
        <w:rPr>
          <w:rFonts w:ascii="Times New Roman" w:hAnsi="Times New Roman" w:hint="eastAsia"/>
          <w:sz w:val="24"/>
          <w:szCs w:val="24"/>
          <w:lang w:val="en-US"/>
        </w:rPr>
        <w:t>3</w:t>
      </w:r>
      <w:r w:rsidR="003B7B0F" w:rsidRPr="008A0383">
        <w:rPr>
          <w:rFonts w:ascii="Times New Roman" w:hAnsi="Times New Roman" w:hint="eastAsia"/>
          <w:sz w:val="24"/>
          <w:szCs w:val="24"/>
          <w:lang w:val="en-US"/>
        </w:rPr>
        <w:t xml:space="preserve"> to </w:t>
      </w:r>
      <w:r w:rsidR="002C6AAD">
        <w:rPr>
          <w:rFonts w:ascii="Times New Roman" w:hAnsi="Times New Roman" w:hint="eastAsia"/>
          <w:sz w:val="24"/>
          <w:szCs w:val="24"/>
          <w:lang w:val="en-US"/>
        </w:rPr>
        <w:t>100</w:t>
      </w:r>
      <w:r w:rsidR="003B7B0F" w:rsidRPr="008A0383">
        <w:rPr>
          <w:rFonts w:ascii="Times New Roman" w:hAnsi="Times New Roman" w:hint="eastAsia"/>
          <w:sz w:val="24"/>
          <w:szCs w:val="24"/>
          <w:lang w:val="en-US"/>
        </w:rPr>
        <w:t xml:space="preserve"> degree for a seized blade</w:t>
      </w:r>
      <w:r w:rsidR="00951BBF" w:rsidRPr="008A0383">
        <w:rPr>
          <w:rFonts w:ascii="Times New Roman" w:hAnsi="Times New Roman" w:hint="eastAsia"/>
          <w:sz w:val="24"/>
          <w:szCs w:val="24"/>
          <w:lang w:val="en-US"/>
        </w:rPr>
        <w:t xml:space="preserve"> </w:t>
      </w:r>
      <w:r w:rsidR="003B7B0F" w:rsidRPr="008A0383">
        <w:rPr>
          <w:rFonts w:ascii="Times New Roman" w:hAnsi="Times New Roman" w:hint="eastAsia"/>
          <w:sz w:val="24"/>
          <w:szCs w:val="24"/>
          <w:lang w:val="en-US"/>
        </w:rPr>
        <w:t>u</w:t>
      </w:r>
      <w:r w:rsidR="00951BBF" w:rsidRPr="008A0383">
        <w:rPr>
          <w:rFonts w:ascii="Times New Roman" w:hAnsi="Times New Roman" w:hint="eastAsia"/>
          <w:sz w:val="24"/>
          <w:szCs w:val="24"/>
          <w:lang w:val="en-US"/>
        </w:rPr>
        <w:t>nder the environmental conditions considered</w:t>
      </w:r>
      <w:r w:rsidR="003B7B0F" w:rsidRPr="008A0383">
        <w:rPr>
          <w:rFonts w:ascii="Times New Roman" w:hAnsi="Times New Roman" w:hint="eastAsia"/>
          <w:sz w:val="24"/>
          <w:szCs w:val="24"/>
          <w:lang w:val="en-US"/>
        </w:rPr>
        <w:t>.</w:t>
      </w:r>
      <w:r w:rsidR="00951BBF" w:rsidRPr="008A0383">
        <w:rPr>
          <w:rFonts w:ascii="Times New Roman" w:hAnsi="Times New Roman" w:hint="eastAsia"/>
          <w:sz w:val="24"/>
          <w:szCs w:val="24"/>
          <w:lang w:val="en-US"/>
        </w:rPr>
        <w:t xml:space="preserve"> </w:t>
      </w:r>
      <w:ins w:id="115" w:author="jiangzhiy" w:date="2011-12-03T20:47:00Z">
        <w:r w:rsidR="00CE1E81">
          <w:rPr>
            <w:rFonts w:ascii="Times New Roman" w:hAnsi="Times New Roman" w:hint="eastAsia"/>
            <w:sz w:val="24"/>
            <w:szCs w:val="24"/>
            <w:lang w:val="en-US"/>
          </w:rPr>
          <w:t xml:space="preserve">From </w:t>
        </w:r>
      </w:ins>
      <w:r w:rsidR="00C01743" w:rsidRPr="008A0383">
        <w:rPr>
          <w:rFonts w:ascii="Times New Roman" w:hAnsi="Times New Roman" w:hint="eastAsia"/>
          <w:sz w:val="24"/>
          <w:szCs w:val="24"/>
          <w:lang w:val="en-US"/>
        </w:rPr>
        <w:t>Fig</w:t>
      </w:r>
      <w:r w:rsidR="002C6AAD">
        <w:rPr>
          <w:rFonts w:ascii="Times New Roman" w:hAnsi="Times New Roman" w:hint="eastAsia"/>
          <w:sz w:val="24"/>
          <w:szCs w:val="24"/>
          <w:lang w:val="en-US"/>
        </w:rPr>
        <w:t>s</w:t>
      </w:r>
      <w:proofErr w:type="gramStart"/>
      <w:r w:rsidR="00C01743" w:rsidRPr="008A0383">
        <w:rPr>
          <w:rFonts w:ascii="Times New Roman" w:hAnsi="Times New Roman" w:hint="eastAsia"/>
          <w:sz w:val="24"/>
          <w:szCs w:val="24"/>
          <w:lang w:val="en-US"/>
        </w:rPr>
        <w:t>.</w:t>
      </w:r>
      <w:proofErr w:type="gramEnd"/>
      <w:del w:id="116" w:author="jiangzhiy" w:date="2011-12-03T19:58:00Z">
        <w:r w:rsidR="002C6AAD" w:rsidDel="00D769E4">
          <w:rPr>
            <w:rFonts w:ascii="Times New Roman" w:hAnsi="Times New Roman" w:hint="eastAsia"/>
            <w:sz w:val="24"/>
            <w:szCs w:val="24"/>
            <w:lang w:val="en-US"/>
          </w:rPr>
          <w:delText>5</w:delText>
        </w:r>
      </w:del>
      <w:ins w:id="117" w:author="jiangzhiy" w:date="2011-12-03T19:58:00Z">
        <w:r w:rsidR="00D769E4">
          <w:rPr>
            <w:rFonts w:ascii="Times New Roman" w:hAnsi="Times New Roman" w:hint="eastAsia"/>
            <w:sz w:val="24"/>
            <w:szCs w:val="24"/>
            <w:lang w:val="en-US"/>
          </w:rPr>
          <w:t>7</w:t>
        </w:r>
      </w:ins>
      <w:r w:rsidR="002C6AAD">
        <w:rPr>
          <w:rFonts w:ascii="Times New Roman" w:hAnsi="Times New Roman" w:hint="eastAsia"/>
          <w:sz w:val="24"/>
          <w:szCs w:val="24"/>
          <w:lang w:val="en-US"/>
        </w:rPr>
        <w:t>-</w:t>
      </w:r>
      <w:del w:id="118" w:author="jiangzhiy" w:date="2011-12-03T19:58:00Z">
        <w:r w:rsidR="002C6AAD" w:rsidDel="00D769E4">
          <w:rPr>
            <w:rFonts w:ascii="Times New Roman" w:hAnsi="Times New Roman" w:hint="eastAsia"/>
            <w:sz w:val="24"/>
            <w:szCs w:val="24"/>
            <w:lang w:val="en-US"/>
          </w:rPr>
          <w:delText xml:space="preserve">6 </w:delText>
        </w:r>
      </w:del>
      <w:ins w:id="119" w:author="jiangzhiy" w:date="2011-12-03T19:58:00Z">
        <w:r w:rsidR="00D769E4">
          <w:rPr>
            <w:rFonts w:ascii="Times New Roman" w:hAnsi="Times New Roman" w:hint="eastAsia"/>
            <w:sz w:val="24"/>
            <w:szCs w:val="24"/>
            <w:lang w:val="en-US"/>
          </w:rPr>
          <w:t>8</w:t>
        </w:r>
      </w:ins>
      <w:ins w:id="120" w:author="jiangzhiy" w:date="2011-12-03T20:48:00Z">
        <w:r w:rsidR="00CE1E81">
          <w:rPr>
            <w:rFonts w:ascii="Times New Roman" w:hAnsi="Times New Roman" w:hint="eastAsia"/>
            <w:sz w:val="24"/>
            <w:szCs w:val="24"/>
            <w:lang w:val="en-US"/>
          </w:rPr>
          <w:t>, we can observe: a)</w:t>
        </w:r>
      </w:ins>
      <w:del w:id="121" w:author="jiangzhiy" w:date="2011-12-03T20:48:00Z">
        <w:r w:rsidR="002C6AAD" w:rsidDel="00CE1E81">
          <w:rPr>
            <w:rFonts w:ascii="Times New Roman" w:hAnsi="Times New Roman" w:hint="eastAsia"/>
            <w:sz w:val="24"/>
            <w:szCs w:val="24"/>
            <w:lang w:val="en-US"/>
          </w:rPr>
          <w:delText>indicate</w:delText>
        </w:r>
      </w:del>
      <w:r w:rsidR="00894867" w:rsidRPr="008A0383">
        <w:rPr>
          <w:rFonts w:ascii="Times New Roman" w:hAnsi="Times New Roman" w:hint="eastAsia"/>
          <w:sz w:val="24"/>
          <w:szCs w:val="24"/>
          <w:lang w:val="en-US"/>
        </w:rPr>
        <w:t xml:space="preserve"> </w:t>
      </w:r>
      <w:del w:id="122" w:author="jiangzhiy" w:date="2011-12-03T20:48:00Z">
        <w:r w:rsidR="00C01743" w:rsidRPr="008A0383" w:rsidDel="00CE1E81">
          <w:rPr>
            <w:rFonts w:ascii="Times New Roman" w:hAnsi="Times New Roman" w:hint="eastAsia"/>
            <w:sz w:val="24"/>
            <w:szCs w:val="24"/>
            <w:lang w:val="en-US"/>
          </w:rPr>
          <w:delText xml:space="preserve">that </w:delText>
        </w:r>
      </w:del>
      <w:r w:rsidR="00C01743" w:rsidRPr="008A0383">
        <w:rPr>
          <w:rFonts w:ascii="Times New Roman" w:hAnsi="Times New Roman" w:hint="eastAsia"/>
          <w:sz w:val="24"/>
          <w:szCs w:val="24"/>
          <w:lang w:val="en-US"/>
        </w:rPr>
        <w:t xml:space="preserve">the linear </w:t>
      </w:r>
      <w:r w:rsidR="00C01743" w:rsidRPr="008A0383">
        <w:rPr>
          <w:rFonts w:ascii="Times New Roman" w:hAnsi="Times New Roman"/>
          <w:sz w:val="24"/>
          <w:szCs w:val="24"/>
          <w:lang w:val="en-US"/>
        </w:rPr>
        <w:t>aerodynamic</w:t>
      </w:r>
      <w:r w:rsidR="00C01743" w:rsidRPr="008A0383">
        <w:rPr>
          <w:rFonts w:ascii="Times New Roman" w:hAnsi="Times New Roman" w:hint="eastAsia"/>
          <w:sz w:val="24"/>
          <w:szCs w:val="24"/>
          <w:lang w:val="en-US"/>
        </w:rPr>
        <w:t xml:space="preserve"> damping </w:t>
      </w:r>
      <w:del w:id="123" w:author="jiangzhiy" w:date="2011-12-03T20:49:00Z">
        <w:r w:rsidR="00C01743" w:rsidRPr="008A0383" w:rsidDel="00CE1E81">
          <w:rPr>
            <w:rFonts w:ascii="Times New Roman" w:hAnsi="Times New Roman" w:hint="eastAsia"/>
            <w:sz w:val="24"/>
            <w:szCs w:val="24"/>
            <w:lang w:val="en-US"/>
          </w:rPr>
          <w:delText xml:space="preserve">coefficient </w:delText>
        </w:r>
      </w:del>
      <w:r w:rsidR="00C01743" w:rsidRPr="008A0383">
        <w:rPr>
          <w:rFonts w:ascii="Times New Roman" w:hAnsi="Times New Roman" w:hint="eastAsia"/>
          <w:sz w:val="24"/>
          <w:szCs w:val="24"/>
          <w:lang w:val="en-US"/>
        </w:rPr>
        <w:t xml:space="preserve">for a seized blade </w:t>
      </w:r>
      <w:del w:id="124" w:author="jiangzhiy" w:date="2011-12-03T20:49:00Z">
        <w:r w:rsidR="00C01743" w:rsidRPr="008A0383" w:rsidDel="00CE1E81">
          <w:rPr>
            <w:rFonts w:ascii="Times New Roman" w:hAnsi="Times New Roman" w:hint="eastAsia"/>
            <w:sz w:val="24"/>
            <w:szCs w:val="24"/>
            <w:lang w:val="en-US"/>
          </w:rPr>
          <w:delText xml:space="preserve">is </w:delText>
        </w:r>
      </w:del>
      <w:ins w:id="125" w:author="jiangzhiy" w:date="2011-12-03T20:49:00Z">
        <w:r w:rsidR="00CE1E81">
          <w:rPr>
            <w:rFonts w:ascii="Times New Roman" w:hAnsi="Times New Roman" w:hint="eastAsia"/>
            <w:sz w:val="24"/>
            <w:szCs w:val="24"/>
            <w:lang w:val="en-US"/>
          </w:rPr>
          <w:t>can be</w:t>
        </w:r>
        <w:r w:rsidR="00CE1E81" w:rsidRPr="008A0383">
          <w:rPr>
            <w:rFonts w:ascii="Times New Roman" w:hAnsi="Times New Roman" w:hint="eastAsia"/>
            <w:sz w:val="24"/>
            <w:szCs w:val="24"/>
            <w:lang w:val="en-US"/>
          </w:rPr>
          <w:t xml:space="preserve"> </w:t>
        </w:r>
      </w:ins>
      <w:r w:rsidR="00C01743" w:rsidRPr="008A0383">
        <w:rPr>
          <w:rFonts w:ascii="Times New Roman" w:hAnsi="Times New Roman" w:hint="eastAsia"/>
          <w:sz w:val="24"/>
          <w:szCs w:val="24"/>
          <w:lang w:val="en-US"/>
        </w:rPr>
        <w:t>higher than that of a feathered blade</w:t>
      </w:r>
      <w:r w:rsidR="00894867" w:rsidRPr="008A0383">
        <w:rPr>
          <w:rFonts w:ascii="Times New Roman" w:hAnsi="Times New Roman" w:hint="eastAsia"/>
          <w:sz w:val="24"/>
          <w:szCs w:val="24"/>
          <w:lang w:val="en-US"/>
        </w:rPr>
        <w:t>.</w:t>
      </w:r>
      <w:ins w:id="126" w:author="jiangzhiy" w:date="2011-12-03T20:49:00Z">
        <w:r w:rsidR="00CE1E81">
          <w:rPr>
            <w:rFonts w:ascii="Times New Roman" w:hAnsi="Times New Roman" w:hint="eastAsia"/>
            <w:sz w:val="24"/>
            <w:szCs w:val="24"/>
            <w:lang w:val="en-US"/>
          </w:rPr>
          <w:t xml:space="preserve"> b) </w:t>
        </w:r>
      </w:ins>
      <w:ins w:id="127" w:author="jiangzhiy" w:date="2011-12-03T20:55:00Z">
        <w:r w:rsidR="003D7B79">
          <w:rPr>
            <w:rFonts w:ascii="Times New Roman" w:hAnsi="Times New Roman" w:hint="eastAsia"/>
            <w:sz w:val="24"/>
            <w:szCs w:val="24"/>
            <w:lang w:val="en-US"/>
          </w:rPr>
          <w:t>F</w:t>
        </w:r>
      </w:ins>
      <w:ins w:id="128" w:author="jiangzhiy" w:date="2011-12-03T20:49:00Z">
        <w:r w:rsidR="00CE1E81">
          <w:rPr>
            <w:rFonts w:ascii="Times New Roman" w:hAnsi="Times New Roman" w:hint="eastAsia"/>
            <w:sz w:val="24"/>
            <w:szCs w:val="24"/>
            <w:lang w:val="en-US"/>
          </w:rPr>
          <w:t>or a seized blade, the</w:t>
        </w:r>
      </w:ins>
      <w:ins w:id="129" w:author="jiangzhiy" w:date="2011-12-03T20:50:00Z">
        <w:r w:rsidR="00CE1E81">
          <w:rPr>
            <w:rFonts w:ascii="Times New Roman" w:hAnsi="Times New Roman" w:hint="eastAsia"/>
            <w:sz w:val="24"/>
            <w:szCs w:val="24"/>
            <w:lang w:val="en-US"/>
          </w:rPr>
          <w:t xml:space="preserve"> damping </w:t>
        </w:r>
      </w:ins>
      <w:ins w:id="130" w:author="jiangzhiy" w:date="2011-12-03T20:52:00Z">
        <w:r w:rsidR="00CE1E81">
          <w:rPr>
            <w:rFonts w:ascii="Times New Roman" w:hAnsi="Times New Roman" w:hint="eastAsia"/>
            <w:sz w:val="24"/>
            <w:szCs w:val="24"/>
            <w:lang w:val="en-US"/>
          </w:rPr>
          <w:t xml:space="preserve">stays less sensitive to AOA and </w:t>
        </w:r>
      </w:ins>
      <w:ins w:id="131" w:author="jiangzhiy" w:date="2011-12-03T20:50:00Z">
        <w:r w:rsidR="00CE1E81">
          <w:rPr>
            <w:rFonts w:ascii="Times New Roman" w:hAnsi="Times New Roman" w:hint="eastAsia"/>
            <w:sz w:val="24"/>
            <w:szCs w:val="24"/>
            <w:lang w:val="en-US"/>
          </w:rPr>
          <w:t xml:space="preserve">reaches maximum around the </w:t>
        </w:r>
        <w:proofErr w:type="spellStart"/>
        <w:r w:rsidR="00CE1E81">
          <w:rPr>
            <w:rFonts w:ascii="Times New Roman" w:hAnsi="Times New Roman" w:hint="eastAsia"/>
            <w:sz w:val="24"/>
            <w:szCs w:val="24"/>
            <w:lang w:val="en-US"/>
          </w:rPr>
          <w:t>flapwise</w:t>
        </w:r>
        <w:proofErr w:type="spellEnd"/>
        <w:r w:rsidR="00CE1E81">
          <w:rPr>
            <w:rFonts w:ascii="Times New Roman" w:hAnsi="Times New Roman" w:hint="eastAsia"/>
            <w:sz w:val="24"/>
            <w:szCs w:val="24"/>
            <w:lang w:val="en-US"/>
          </w:rPr>
          <w:t xml:space="preserve"> direction</w:t>
        </w:r>
      </w:ins>
      <w:ins w:id="132" w:author="jiangzhiy" w:date="2011-12-03T20:51:00Z">
        <w:r w:rsidR="00CE1E81">
          <w:rPr>
            <w:rFonts w:ascii="Times New Roman" w:hAnsi="Times New Roman" w:hint="eastAsia"/>
            <w:sz w:val="24"/>
            <w:szCs w:val="24"/>
            <w:lang w:val="en-US"/>
          </w:rPr>
          <w:t xml:space="preserve"> and minimum around </w:t>
        </w:r>
      </w:ins>
      <w:ins w:id="133" w:author="jiangzhiy" w:date="2011-12-03T20:52:00Z">
        <w:r w:rsidR="00CE1E81">
          <w:rPr>
            <w:rFonts w:ascii="Times New Roman" w:hAnsi="Times New Roman" w:hint="eastAsia"/>
            <w:sz w:val="24"/>
            <w:szCs w:val="24"/>
            <w:lang w:val="en-US"/>
          </w:rPr>
          <w:t xml:space="preserve">the </w:t>
        </w:r>
      </w:ins>
      <w:ins w:id="134" w:author="jiangzhiy" w:date="2011-12-03T20:51:00Z">
        <w:r w:rsidR="00CE1E81">
          <w:rPr>
            <w:rFonts w:ascii="Times New Roman" w:hAnsi="Times New Roman" w:hint="eastAsia"/>
            <w:sz w:val="24"/>
            <w:szCs w:val="24"/>
            <w:lang w:val="en-US"/>
          </w:rPr>
          <w:t xml:space="preserve">edgewise </w:t>
        </w:r>
      </w:ins>
      <w:ins w:id="135" w:author="jiangzhiy" w:date="2011-12-03T20:52:00Z">
        <w:r w:rsidR="00CE1E81">
          <w:rPr>
            <w:rFonts w:ascii="Times New Roman" w:hAnsi="Times New Roman" w:hint="eastAsia"/>
            <w:sz w:val="24"/>
            <w:szCs w:val="24"/>
            <w:lang w:val="en-US"/>
          </w:rPr>
          <w:t>direction</w:t>
        </w:r>
      </w:ins>
      <w:ins w:id="136" w:author="jiangzhiy" w:date="2011-12-03T20:51:00Z">
        <w:r w:rsidR="00CE1E81">
          <w:rPr>
            <w:rFonts w:ascii="Times New Roman" w:hAnsi="Times New Roman" w:hint="eastAsia"/>
            <w:sz w:val="24"/>
            <w:szCs w:val="24"/>
            <w:lang w:val="en-US"/>
          </w:rPr>
          <w:t>.</w:t>
        </w:r>
      </w:ins>
      <w:del w:id="137" w:author="jiangzhiy" w:date="2011-12-03T21:00:00Z">
        <w:r w:rsidR="00241B6B" w:rsidDel="003D7B79">
          <w:rPr>
            <w:rFonts w:ascii="Times New Roman" w:hAnsi="Times New Roman" w:hint="eastAsia"/>
            <w:sz w:val="24"/>
            <w:szCs w:val="24"/>
            <w:lang w:val="en-US"/>
          </w:rPr>
          <w:delText xml:space="preserve"> </w:delText>
        </w:r>
      </w:del>
      <w:del w:id="138" w:author="jiangzhiy" w:date="2011-12-03T20:54:00Z">
        <w:r w:rsidR="00894867" w:rsidRPr="008A0383" w:rsidDel="00CE1E81">
          <w:rPr>
            <w:rFonts w:ascii="Times New Roman" w:hAnsi="Times New Roman" w:hint="eastAsia"/>
            <w:sz w:val="24"/>
            <w:szCs w:val="24"/>
            <w:lang w:val="en-US"/>
          </w:rPr>
          <w:delText xml:space="preserve">The </w:delText>
        </w:r>
      </w:del>
      <w:del w:id="139" w:author="jiangzhiy" w:date="2011-12-03T20:53:00Z">
        <w:r w:rsidR="00894867" w:rsidRPr="008A0383" w:rsidDel="00CE1E81">
          <w:rPr>
            <w:rFonts w:ascii="Times New Roman" w:hAnsi="Times New Roman" w:hint="eastAsia"/>
            <w:sz w:val="24"/>
            <w:szCs w:val="24"/>
            <w:lang w:val="en-US"/>
          </w:rPr>
          <w:delText xml:space="preserve">coefficient </w:delText>
        </w:r>
        <w:r w:rsidR="002C6AAD" w:rsidDel="00CE1E81">
          <w:rPr>
            <w:rFonts w:ascii="Times New Roman" w:hAnsi="Times New Roman" w:hint="eastAsia"/>
            <w:sz w:val="24"/>
            <w:szCs w:val="24"/>
            <w:lang w:val="en-US"/>
          </w:rPr>
          <w:delText xml:space="preserve">oscillates harmonically and has a </w:delText>
        </w:r>
        <w:r w:rsidR="00A01DF5" w:rsidDel="00CE1E81">
          <w:rPr>
            <w:rFonts w:ascii="Times New Roman" w:hAnsi="Times New Roman"/>
            <w:sz w:val="24"/>
            <w:szCs w:val="24"/>
            <w:lang w:val="en-US"/>
          </w:rPr>
          <w:delText>similar</w:delText>
        </w:r>
        <w:r w:rsidR="00F412DF" w:rsidRPr="008A0383" w:rsidDel="00CE1E81">
          <w:rPr>
            <w:rFonts w:ascii="Times New Roman" w:hAnsi="Times New Roman" w:hint="eastAsia"/>
            <w:sz w:val="24"/>
            <w:szCs w:val="24"/>
            <w:lang w:val="en-US"/>
          </w:rPr>
          <w:delText xml:space="preserve"> </w:delText>
        </w:r>
        <w:r w:rsidR="002C6AAD" w:rsidDel="00CE1E81">
          <w:rPr>
            <w:rFonts w:ascii="Times New Roman" w:hAnsi="Times New Roman" w:hint="eastAsia"/>
            <w:sz w:val="24"/>
            <w:szCs w:val="24"/>
            <w:lang w:val="en-US"/>
          </w:rPr>
          <w:delText>variation</w:delText>
        </w:r>
        <w:r w:rsidR="00241B6B" w:rsidDel="00CE1E81">
          <w:rPr>
            <w:rFonts w:ascii="Times New Roman" w:hAnsi="Times New Roman" w:hint="eastAsia"/>
            <w:sz w:val="24"/>
            <w:szCs w:val="24"/>
            <w:lang w:val="en-US"/>
          </w:rPr>
          <w:delText xml:space="preserve"> pattern</w:delText>
        </w:r>
        <w:r w:rsidR="002C6AAD" w:rsidDel="00CE1E81">
          <w:rPr>
            <w:rFonts w:ascii="Times New Roman" w:hAnsi="Times New Roman" w:hint="eastAsia"/>
            <w:sz w:val="24"/>
            <w:szCs w:val="24"/>
            <w:lang w:val="en-US"/>
          </w:rPr>
          <w:delText xml:space="preserve"> for a seized blade</w:delText>
        </w:r>
        <w:r w:rsidR="00A01DF5" w:rsidDel="00CE1E81">
          <w:rPr>
            <w:rFonts w:ascii="Times New Roman" w:hAnsi="Times New Roman"/>
            <w:sz w:val="24"/>
            <w:szCs w:val="24"/>
            <w:lang w:val="en-US"/>
          </w:rPr>
          <w:delText xml:space="preserve"> at different angle of AOA</w:delText>
        </w:r>
        <w:r w:rsidR="002C6AAD" w:rsidDel="00CE1E81">
          <w:rPr>
            <w:rFonts w:ascii="Times New Roman" w:hAnsi="Times New Roman" w:hint="eastAsia"/>
            <w:sz w:val="24"/>
            <w:szCs w:val="24"/>
            <w:lang w:val="en-US"/>
          </w:rPr>
          <w:delText xml:space="preserve">. </w:delText>
        </w:r>
      </w:del>
      <w:del w:id="140" w:author="jiangzhiy" w:date="2011-12-03T21:00:00Z">
        <w:r w:rsidR="00241B6B" w:rsidDel="003D7B79">
          <w:rPr>
            <w:rFonts w:ascii="Times New Roman" w:hAnsi="Times New Roman" w:hint="eastAsia"/>
            <w:sz w:val="24"/>
            <w:szCs w:val="24"/>
            <w:lang w:val="en-US"/>
          </w:rPr>
          <w:delText>T</w:delText>
        </w:r>
        <w:r w:rsidR="002C6AAD" w:rsidDel="003D7B79">
          <w:rPr>
            <w:rFonts w:ascii="Times New Roman" w:hAnsi="Times New Roman" w:hint="eastAsia"/>
            <w:sz w:val="24"/>
            <w:szCs w:val="24"/>
            <w:lang w:val="en-US"/>
          </w:rPr>
          <w:delText xml:space="preserve">he linear damping coefficient </w:delText>
        </w:r>
        <w:r w:rsidR="00241B6B" w:rsidDel="003D7B79">
          <w:rPr>
            <w:rFonts w:ascii="Times New Roman" w:hAnsi="Times New Roman" w:hint="eastAsia"/>
            <w:sz w:val="24"/>
            <w:szCs w:val="24"/>
            <w:lang w:val="en-US"/>
          </w:rPr>
          <w:delText xml:space="preserve">of a seized blade stays positive and </w:delText>
        </w:r>
        <w:r w:rsidR="002C6AAD" w:rsidDel="003D7B79">
          <w:rPr>
            <w:rFonts w:ascii="Times New Roman" w:hAnsi="Times New Roman" w:hint="eastAsia"/>
            <w:sz w:val="24"/>
            <w:szCs w:val="24"/>
            <w:lang w:val="en-US"/>
          </w:rPr>
          <w:delText xml:space="preserve">approaches maximum </w:delText>
        </w:r>
        <w:r w:rsidR="00241B6B" w:rsidDel="003D7B79">
          <w:rPr>
            <w:rFonts w:ascii="Times New Roman" w:hAnsi="Times New Roman" w:hint="eastAsia"/>
            <w:sz w:val="24"/>
            <w:szCs w:val="24"/>
            <w:lang w:val="en-US"/>
          </w:rPr>
          <w:delText>near</w:delText>
        </w:r>
        <w:r w:rsidR="002C6AAD" w:rsidDel="003D7B79">
          <w:rPr>
            <w:rFonts w:ascii="Times New Roman" w:hAnsi="Times New Roman" w:hint="eastAsia"/>
            <w:sz w:val="24"/>
            <w:szCs w:val="24"/>
            <w:lang w:val="en-US"/>
          </w:rPr>
          <w:delText xml:space="preserve"> the </w:delText>
        </w:r>
        <w:r w:rsidR="00F412DF" w:rsidRPr="008A0383" w:rsidDel="003D7B79">
          <w:rPr>
            <w:rFonts w:ascii="Times New Roman" w:hAnsi="Times New Roman" w:hint="eastAsia"/>
            <w:sz w:val="24"/>
            <w:szCs w:val="24"/>
            <w:lang w:val="en-US"/>
          </w:rPr>
          <w:delText xml:space="preserve">flapwise </w:delText>
        </w:r>
        <w:r w:rsidR="00F412DF" w:rsidRPr="008A0383" w:rsidDel="003D7B79">
          <w:rPr>
            <w:rFonts w:ascii="Times New Roman" w:hAnsi="Times New Roman"/>
            <w:sz w:val="24"/>
            <w:szCs w:val="24"/>
            <w:lang w:val="en-US"/>
          </w:rPr>
          <w:delText>direction</w:delText>
        </w:r>
      </w:del>
      <w:ins w:id="141" w:author="jiangzhiy" w:date="2011-12-03T20:54:00Z">
        <w:r w:rsidR="00CE1E81">
          <w:rPr>
            <w:rFonts w:ascii="Times New Roman" w:hAnsi="Times New Roman" w:hint="eastAsia"/>
            <w:sz w:val="24"/>
            <w:szCs w:val="24"/>
            <w:lang w:val="en-US"/>
          </w:rPr>
          <w:t xml:space="preserve"> </w:t>
        </w:r>
      </w:ins>
      <w:del w:id="142" w:author="jiangzhiy" w:date="2011-12-03T20:53:00Z">
        <w:r w:rsidR="00957D61" w:rsidDel="00CE1E81">
          <w:rPr>
            <w:rFonts w:ascii="Times New Roman" w:hAnsi="Times New Roman" w:hint="eastAsia"/>
            <w:sz w:val="24"/>
            <w:szCs w:val="24"/>
            <w:lang w:val="en-US"/>
          </w:rPr>
          <w:delText>; while</w:delText>
        </w:r>
      </w:del>
      <w:ins w:id="143" w:author="jiangzhiy" w:date="2011-12-03T21:00:00Z">
        <w:r w:rsidR="003D7B79">
          <w:rPr>
            <w:rFonts w:ascii="Times New Roman" w:hAnsi="Times New Roman" w:hint="eastAsia"/>
            <w:sz w:val="24"/>
            <w:szCs w:val="24"/>
            <w:lang w:val="en-US"/>
          </w:rPr>
          <w:t>c</w:t>
        </w:r>
      </w:ins>
      <w:ins w:id="144" w:author="jiangzhiy" w:date="2011-12-03T20:54:00Z">
        <w:r w:rsidR="00CE1E81">
          <w:rPr>
            <w:rFonts w:ascii="Times New Roman" w:hAnsi="Times New Roman" w:hint="eastAsia"/>
            <w:sz w:val="24"/>
            <w:szCs w:val="24"/>
            <w:lang w:val="en-US"/>
          </w:rPr>
          <w:t>)</w:t>
        </w:r>
      </w:ins>
      <w:r w:rsidR="00957D61">
        <w:rPr>
          <w:rFonts w:ascii="Times New Roman" w:hAnsi="Times New Roman" w:hint="eastAsia"/>
          <w:sz w:val="24"/>
          <w:szCs w:val="24"/>
          <w:lang w:val="en-US"/>
        </w:rPr>
        <w:t xml:space="preserve"> </w:t>
      </w:r>
      <w:del w:id="145" w:author="jiangzhiy" w:date="2011-12-03T20:54:00Z">
        <w:r w:rsidR="00957D61" w:rsidDel="003D7B79">
          <w:rPr>
            <w:rFonts w:ascii="Times New Roman" w:hAnsi="Times New Roman" w:hint="eastAsia"/>
            <w:sz w:val="24"/>
            <w:szCs w:val="24"/>
            <w:lang w:val="en-US"/>
          </w:rPr>
          <w:delText xml:space="preserve">a </w:delText>
        </w:r>
      </w:del>
      <w:ins w:id="146" w:author="jiangzhiy" w:date="2011-12-03T20:55:00Z">
        <w:r w:rsidR="003D7B79">
          <w:rPr>
            <w:rFonts w:ascii="Times New Roman" w:hAnsi="Times New Roman" w:hint="eastAsia"/>
            <w:sz w:val="24"/>
            <w:szCs w:val="24"/>
            <w:lang w:val="en-US"/>
          </w:rPr>
          <w:t>A</w:t>
        </w:r>
      </w:ins>
      <w:ins w:id="147" w:author="jiangzhiy" w:date="2011-12-03T20:54:00Z">
        <w:r w:rsidR="003D7B79">
          <w:rPr>
            <w:rFonts w:ascii="Times New Roman" w:hAnsi="Times New Roman" w:hint="eastAsia"/>
            <w:sz w:val="24"/>
            <w:szCs w:val="24"/>
            <w:lang w:val="en-US"/>
          </w:rPr>
          <w:t xml:space="preserve"> </w:t>
        </w:r>
      </w:ins>
      <w:r w:rsidR="00957D61">
        <w:rPr>
          <w:rFonts w:ascii="Times New Roman" w:hAnsi="Times New Roman" w:hint="eastAsia"/>
          <w:sz w:val="24"/>
          <w:szCs w:val="24"/>
          <w:lang w:val="en-US"/>
        </w:rPr>
        <w:t xml:space="preserve">feathered blade may have </w:t>
      </w:r>
      <w:ins w:id="148" w:author="jiangzhiy" w:date="2011-12-03T20:08:00Z">
        <w:r w:rsidR="001328D9">
          <w:rPr>
            <w:rFonts w:ascii="Times New Roman" w:hAnsi="Times New Roman" w:hint="eastAsia"/>
            <w:sz w:val="24"/>
            <w:szCs w:val="24"/>
            <w:lang w:val="en-US"/>
          </w:rPr>
          <w:t xml:space="preserve">light </w:t>
        </w:r>
      </w:ins>
      <w:r w:rsidR="00957D61">
        <w:rPr>
          <w:rFonts w:ascii="Times New Roman" w:hAnsi="Times New Roman" w:hint="eastAsia"/>
          <w:sz w:val="24"/>
          <w:szCs w:val="24"/>
          <w:lang w:val="en-US"/>
        </w:rPr>
        <w:t>negative aerodynamic damping</w:t>
      </w:r>
      <w:ins w:id="149" w:author="jiangzhiy" w:date="2011-12-03T20:11:00Z">
        <w:r w:rsidR="001328D9">
          <w:rPr>
            <w:rFonts w:ascii="Times New Roman" w:hAnsi="Times New Roman" w:hint="eastAsia"/>
            <w:sz w:val="24"/>
            <w:szCs w:val="24"/>
            <w:lang w:val="en-US"/>
          </w:rPr>
          <w:t xml:space="preserve"> which is </w:t>
        </w:r>
      </w:ins>
      <w:ins w:id="150" w:author="jiangzhiy" w:date="2011-12-03T21:00:00Z">
        <w:r w:rsidR="003D7B79">
          <w:rPr>
            <w:rFonts w:ascii="Times New Roman" w:hAnsi="Times New Roman" w:hint="eastAsia"/>
            <w:sz w:val="24"/>
            <w:szCs w:val="24"/>
            <w:lang w:val="en-US"/>
          </w:rPr>
          <w:t xml:space="preserve">often </w:t>
        </w:r>
      </w:ins>
      <w:ins w:id="151" w:author="jiangzhiy" w:date="2011-12-03T20:11:00Z">
        <w:r w:rsidR="001328D9">
          <w:rPr>
            <w:rFonts w:ascii="Times New Roman" w:hAnsi="Times New Roman" w:hint="eastAsia"/>
            <w:sz w:val="24"/>
            <w:szCs w:val="24"/>
            <w:lang w:val="en-US"/>
          </w:rPr>
          <w:t>compensated by structural damping.</w:t>
        </w:r>
      </w:ins>
      <w:ins w:id="152" w:author="jiangzhiy" w:date="2011-12-03T20:12:00Z">
        <w:r w:rsidR="001328D9">
          <w:rPr>
            <w:rFonts w:ascii="Times New Roman" w:hAnsi="Times New Roman" w:hint="eastAsia"/>
            <w:sz w:val="24"/>
            <w:szCs w:val="24"/>
            <w:lang w:val="en-US"/>
          </w:rPr>
          <w:t xml:space="preserve"> </w:t>
        </w:r>
      </w:ins>
      <w:del w:id="153" w:author="jiangzhiy" w:date="2011-12-03T20:11:00Z">
        <w:r w:rsidR="00957D61" w:rsidDel="001328D9">
          <w:rPr>
            <w:rFonts w:ascii="Times New Roman" w:hAnsi="Times New Roman" w:hint="eastAsia"/>
            <w:sz w:val="24"/>
            <w:szCs w:val="24"/>
            <w:lang w:val="en-US"/>
          </w:rPr>
          <w:delText>.</w:delText>
        </w:r>
      </w:del>
      <w:r w:rsidR="000715F9" w:rsidRPr="008A0383">
        <w:rPr>
          <w:rFonts w:ascii="Times New Roman" w:hAnsi="Times New Roman" w:hint="eastAsia"/>
          <w:sz w:val="24"/>
          <w:szCs w:val="24"/>
          <w:lang w:val="en-US"/>
        </w:rPr>
        <w:t xml:space="preserve"> </w:t>
      </w:r>
      <w:del w:id="154" w:author="jiangzhiy" w:date="2011-12-03T20:11:00Z">
        <w:r w:rsidR="00957D61" w:rsidDel="001328D9">
          <w:rPr>
            <w:rFonts w:ascii="Times New Roman" w:hAnsi="Times New Roman" w:hint="eastAsia"/>
            <w:sz w:val="24"/>
            <w:szCs w:val="24"/>
            <w:lang w:val="en-US"/>
          </w:rPr>
          <w:delText>T</w:delText>
        </w:r>
        <w:r w:rsidR="000715F9" w:rsidRPr="008A0383" w:rsidDel="001328D9">
          <w:rPr>
            <w:rFonts w:ascii="Times New Roman" w:hAnsi="Times New Roman" w:hint="eastAsia"/>
            <w:sz w:val="24"/>
            <w:szCs w:val="24"/>
            <w:lang w:val="en-US"/>
          </w:rPr>
          <w:delText xml:space="preserve">he blade structural damping is limiting the blade tip deflections. </w:delText>
        </w:r>
      </w:del>
      <w:r w:rsidR="00957D61">
        <w:rPr>
          <w:rFonts w:ascii="Times New Roman" w:hAnsi="Times New Roman" w:hint="eastAsia"/>
          <w:sz w:val="24"/>
          <w:szCs w:val="24"/>
          <w:lang w:val="en-US"/>
        </w:rPr>
        <w:t xml:space="preserve">It is demonstrated here that the </w:t>
      </w:r>
      <w:r w:rsidR="00D10AC9">
        <w:rPr>
          <w:rFonts w:ascii="Times New Roman" w:hAnsi="Times New Roman" w:hint="eastAsia"/>
          <w:sz w:val="24"/>
          <w:szCs w:val="24"/>
          <w:lang w:val="en-US"/>
        </w:rPr>
        <w:t xml:space="preserve">aerodynamic </w:t>
      </w:r>
      <w:del w:id="155" w:author="jiangzhiy" w:date="2011-12-03T20:09:00Z">
        <w:r w:rsidR="00D10AC9" w:rsidDel="001328D9">
          <w:rPr>
            <w:rFonts w:ascii="Times New Roman" w:hAnsi="Times New Roman" w:hint="eastAsia"/>
            <w:sz w:val="24"/>
            <w:szCs w:val="24"/>
            <w:lang w:val="en-US"/>
          </w:rPr>
          <w:delText xml:space="preserve">forces </w:delText>
        </w:r>
      </w:del>
      <w:ins w:id="156" w:author="jiangzhiy" w:date="2011-12-03T20:09:00Z">
        <w:r w:rsidR="001328D9">
          <w:rPr>
            <w:rFonts w:ascii="Times New Roman" w:hAnsi="Times New Roman" w:hint="eastAsia"/>
            <w:sz w:val="24"/>
            <w:szCs w:val="24"/>
            <w:lang w:val="en-US"/>
          </w:rPr>
          <w:t xml:space="preserve">loads </w:t>
        </w:r>
      </w:ins>
      <w:r w:rsidR="00D10AC9">
        <w:rPr>
          <w:rFonts w:ascii="Times New Roman" w:hAnsi="Times New Roman" w:hint="eastAsia"/>
          <w:sz w:val="24"/>
          <w:szCs w:val="24"/>
          <w:lang w:val="en-US"/>
        </w:rPr>
        <w:t xml:space="preserve">and damping level are </w:t>
      </w:r>
      <w:del w:id="157" w:author="jiangzhiy" w:date="2011-12-03T20:09:00Z">
        <w:r w:rsidR="00D10AC9" w:rsidDel="001328D9">
          <w:rPr>
            <w:rFonts w:ascii="Times New Roman" w:hAnsi="Times New Roman" w:hint="eastAsia"/>
            <w:sz w:val="24"/>
            <w:szCs w:val="24"/>
            <w:lang w:val="en-US"/>
          </w:rPr>
          <w:delText xml:space="preserve">quite </w:delText>
        </w:r>
      </w:del>
      <w:r w:rsidR="00D10AC9">
        <w:rPr>
          <w:rFonts w:ascii="Times New Roman" w:hAnsi="Times New Roman" w:hint="eastAsia"/>
          <w:sz w:val="24"/>
          <w:szCs w:val="24"/>
          <w:lang w:val="en-US"/>
        </w:rPr>
        <w:t>different when blades are seized.</w:t>
      </w:r>
      <w:r w:rsidR="00C967EC" w:rsidRPr="008A0383">
        <w:rPr>
          <w:rFonts w:ascii="Times New Roman" w:hAnsi="Times New Roman" w:hint="eastAsia"/>
          <w:sz w:val="24"/>
          <w:szCs w:val="24"/>
          <w:lang w:val="en-US"/>
        </w:rPr>
        <w:t xml:space="preserve"> </w:t>
      </w:r>
      <w:ins w:id="158" w:author="jiangzhiy" w:date="2011-12-03T20:27:00Z">
        <w:r w:rsidR="007252F3">
          <w:rPr>
            <w:rFonts w:ascii="Times New Roman" w:hAnsi="Times New Roman" w:hint="eastAsia"/>
            <w:sz w:val="24"/>
            <w:szCs w:val="24"/>
            <w:lang w:val="en-US"/>
          </w:rPr>
          <w:t>C</w:t>
        </w:r>
        <w:r w:rsidR="007252F3">
          <w:rPr>
            <w:rFonts w:ascii="Times New Roman" w:hAnsi="Times New Roman"/>
            <w:sz w:val="24"/>
            <w:szCs w:val="24"/>
            <w:lang w:val="en-US"/>
          </w:rPr>
          <w:t>lassical</w:t>
        </w:r>
        <w:r w:rsidR="007252F3">
          <w:rPr>
            <w:rFonts w:ascii="Times New Roman" w:hAnsi="Times New Roman" w:hint="eastAsia"/>
            <w:sz w:val="24"/>
            <w:szCs w:val="24"/>
            <w:lang w:val="en-US"/>
          </w:rPr>
          <w:t xml:space="preserve"> flutter, a more</w:t>
        </w:r>
      </w:ins>
      <w:ins w:id="159" w:author="jiangzhiy" w:date="2011-12-03T20:14:00Z">
        <w:r w:rsidR="001328D9">
          <w:rPr>
            <w:rFonts w:ascii="Times New Roman" w:hAnsi="Times New Roman" w:hint="eastAsia"/>
            <w:sz w:val="24"/>
            <w:szCs w:val="24"/>
            <w:lang w:val="en-US"/>
          </w:rPr>
          <w:t xml:space="preserve"> violent </w:t>
        </w:r>
      </w:ins>
      <w:ins w:id="160" w:author="jiangzhiy" w:date="2011-12-03T20:17:00Z">
        <w:r w:rsidR="002A04DF">
          <w:rPr>
            <w:rFonts w:ascii="Times New Roman" w:hAnsi="Times New Roman" w:hint="eastAsia"/>
            <w:sz w:val="24"/>
            <w:szCs w:val="24"/>
            <w:lang w:val="en-US"/>
          </w:rPr>
          <w:t xml:space="preserve">blade </w:t>
        </w:r>
      </w:ins>
      <w:ins w:id="161" w:author="jiangzhiy" w:date="2011-12-03T20:14:00Z">
        <w:r w:rsidR="001328D9">
          <w:rPr>
            <w:rFonts w:ascii="Times New Roman" w:hAnsi="Times New Roman" w:hint="eastAsia"/>
            <w:sz w:val="24"/>
            <w:szCs w:val="24"/>
            <w:lang w:val="en-US"/>
          </w:rPr>
          <w:t>instability phenomenon</w:t>
        </w:r>
      </w:ins>
      <w:ins w:id="162" w:author="jiangzhiy" w:date="2011-12-03T20:27:00Z">
        <w:r w:rsidR="007252F3">
          <w:rPr>
            <w:rFonts w:ascii="Times New Roman" w:hAnsi="Times New Roman" w:hint="eastAsia"/>
            <w:sz w:val="24"/>
            <w:szCs w:val="24"/>
            <w:lang w:val="en-US"/>
          </w:rPr>
          <w:t xml:space="preserve">, </w:t>
        </w:r>
      </w:ins>
      <w:ins w:id="163" w:author="jiangzhiy" w:date="2011-12-03T20:14:00Z">
        <w:r w:rsidR="002A04DF">
          <w:rPr>
            <w:rFonts w:ascii="Times New Roman" w:hAnsi="Times New Roman" w:hint="eastAsia"/>
            <w:sz w:val="24"/>
            <w:szCs w:val="24"/>
            <w:lang w:val="en-US"/>
          </w:rPr>
          <w:t xml:space="preserve">is </w:t>
        </w:r>
      </w:ins>
      <w:ins w:id="164" w:author="jiangzhiy" w:date="2011-12-03T20:15:00Z">
        <w:r w:rsidR="002A04DF">
          <w:rPr>
            <w:rFonts w:ascii="Times New Roman" w:hAnsi="Times New Roman" w:hint="eastAsia"/>
            <w:sz w:val="24"/>
            <w:szCs w:val="24"/>
            <w:lang w:val="en-US"/>
          </w:rPr>
          <w:t xml:space="preserve">not likely to occur for </w:t>
        </w:r>
      </w:ins>
      <w:ins w:id="165" w:author="jiangzhiy" w:date="2011-12-03T20:17:00Z">
        <w:r w:rsidR="002A04DF">
          <w:rPr>
            <w:rFonts w:ascii="Times New Roman" w:hAnsi="Times New Roman" w:hint="eastAsia"/>
            <w:sz w:val="24"/>
            <w:szCs w:val="24"/>
            <w:lang w:val="en-US"/>
          </w:rPr>
          <w:t xml:space="preserve">the </w:t>
        </w:r>
      </w:ins>
      <w:ins w:id="166" w:author="jiangzhiy" w:date="2011-12-03T20:19:00Z">
        <w:r w:rsidR="002A04DF">
          <w:rPr>
            <w:rFonts w:ascii="Times New Roman" w:hAnsi="Times New Roman" w:hint="eastAsia"/>
            <w:sz w:val="24"/>
            <w:szCs w:val="24"/>
            <w:lang w:val="en-US"/>
          </w:rPr>
          <w:t>5</w:t>
        </w:r>
      </w:ins>
      <w:ins w:id="167" w:author="jiangzhiy" w:date="2011-12-03T20:20:00Z">
        <w:r w:rsidR="002A04DF">
          <w:rPr>
            <w:rFonts w:ascii="Times New Roman" w:hAnsi="Times New Roman" w:hint="eastAsia"/>
            <w:sz w:val="24"/>
            <w:szCs w:val="24"/>
            <w:lang w:val="en-US"/>
          </w:rPr>
          <w:t>-</w:t>
        </w:r>
      </w:ins>
      <w:ins w:id="168" w:author="jiangzhiy" w:date="2011-12-03T20:19:00Z">
        <w:r w:rsidR="002A04DF">
          <w:rPr>
            <w:rFonts w:ascii="Times New Roman" w:hAnsi="Times New Roman" w:hint="eastAsia"/>
            <w:sz w:val="24"/>
            <w:szCs w:val="24"/>
            <w:lang w:val="en-US"/>
          </w:rPr>
          <w:t>MW turbine</w:t>
        </w:r>
      </w:ins>
      <w:ins w:id="169" w:author="jiangzhiy" w:date="2011-12-03T20:20:00Z">
        <w:r w:rsidR="002A04DF">
          <w:rPr>
            <w:rFonts w:ascii="Times New Roman" w:hAnsi="Times New Roman" w:hint="eastAsia"/>
            <w:sz w:val="24"/>
            <w:szCs w:val="24"/>
            <w:lang w:val="en-US"/>
          </w:rPr>
          <w:t xml:space="preserve"> at standstill</w:t>
        </w:r>
      </w:ins>
      <w:ins w:id="170" w:author="jiangzhiy" w:date="2011-12-03T20:15:00Z">
        <w:r w:rsidR="002A04DF">
          <w:rPr>
            <w:rFonts w:ascii="Times New Roman" w:hAnsi="Times New Roman" w:hint="eastAsia"/>
            <w:sz w:val="24"/>
            <w:szCs w:val="24"/>
            <w:lang w:val="en-US"/>
          </w:rPr>
          <w:t xml:space="preserve">. </w:t>
        </w:r>
      </w:ins>
      <w:r w:rsidR="00D10AC9">
        <w:rPr>
          <w:rFonts w:ascii="Times New Roman" w:hAnsi="Times New Roman" w:hint="eastAsia"/>
          <w:sz w:val="24"/>
          <w:szCs w:val="24"/>
          <w:lang w:val="en-US"/>
        </w:rPr>
        <w:t xml:space="preserve">However, </w:t>
      </w:r>
      <w:ins w:id="171" w:author="jiangzhiy" w:date="2011-12-03T20:32:00Z">
        <w:r w:rsidR="004B5B67">
          <w:rPr>
            <w:rFonts w:ascii="Times New Roman" w:hAnsi="Times New Roman" w:hint="eastAsia"/>
            <w:sz w:val="24"/>
            <w:szCs w:val="24"/>
            <w:lang w:val="en-US"/>
          </w:rPr>
          <w:t xml:space="preserve">at </w:t>
        </w:r>
      </w:ins>
      <w:ins w:id="172" w:author="jiangzhiy" w:date="2011-12-03T20:33:00Z">
        <w:r w:rsidR="004B5B67">
          <w:rPr>
            <w:rFonts w:ascii="Times New Roman" w:hAnsi="Times New Roman" w:hint="eastAsia"/>
            <w:sz w:val="24"/>
            <w:szCs w:val="24"/>
            <w:lang w:val="en-US"/>
          </w:rPr>
          <w:t xml:space="preserve">an </w:t>
        </w:r>
        <w:r w:rsidR="004B5B67">
          <w:rPr>
            <w:rFonts w:ascii="Times New Roman" w:hAnsi="Times New Roman"/>
            <w:sz w:val="24"/>
            <w:szCs w:val="24"/>
            <w:lang w:val="en-US"/>
          </w:rPr>
          <w:t>unrealistically</w:t>
        </w:r>
        <w:r w:rsidR="004B5B67">
          <w:rPr>
            <w:rFonts w:ascii="Times New Roman" w:hAnsi="Times New Roman" w:hint="eastAsia"/>
            <w:sz w:val="24"/>
            <w:szCs w:val="24"/>
            <w:lang w:val="en-US"/>
          </w:rPr>
          <w:t xml:space="preserve"> </w:t>
        </w:r>
      </w:ins>
      <w:ins w:id="173" w:author="jiangzhiy" w:date="2011-12-03T20:32:00Z">
        <w:r w:rsidR="004B5B67">
          <w:rPr>
            <w:rFonts w:ascii="Times New Roman" w:hAnsi="Times New Roman" w:hint="eastAsia"/>
            <w:sz w:val="24"/>
            <w:szCs w:val="24"/>
            <w:lang w:val="en-US"/>
          </w:rPr>
          <w:t>high rotor speed of 24 rpm,</w:t>
        </w:r>
      </w:ins>
      <w:ins w:id="174" w:author="jiangzhiy" w:date="2011-12-03T20:28:00Z">
        <w:r w:rsidR="007252F3">
          <w:rPr>
            <w:rFonts w:ascii="Times New Roman" w:hAnsi="Times New Roman" w:hint="eastAsia"/>
            <w:sz w:val="24"/>
            <w:szCs w:val="24"/>
            <w:lang w:val="en-US"/>
          </w:rPr>
          <w:t xml:space="preserve"> </w:t>
        </w:r>
      </w:ins>
      <w:ins w:id="175" w:author="jiangzhiy" w:date="2011-12-03T20:21:00Z">
        <w:r w:rsidR="002A04DF">
          <w:rPr>
            <w:rFonts w:ascii="Times New Roman" w:hAnsi="Times New Roman" w:hint="eastAsia"/>
            <w:sz w:val="24"/>
            <w:szCs w:val="24"/>
            <w:lang w:val="en-US"/>
          </w:rPr>
          <w:t xml:space="preserve">a flutter mode </w:t>
        </w:r>
      </w:ins>
      <w:ins w:id="176" w:author="jiangzhiy" w:date="2011-12-03T20:22:00Z">
        <w:r w:rsidR="002A04DF">
          <w:rPr>
            <w:rFonts w:ascii="Times New Roman" w:hAnsi="Times New Roman" w:hint="eastAsia"/>
            <w:sz w:val="24"/>
            <w:szCs w:val="24"/>
            <w:lang w:val="en-US"/>
          </w:rPr>
          <w:t xml:space="preserve">with negative damping </w:t>
        </w:r>
      </w:ins>
      <w:ins w:id="177" w:author="jiangzhiy" w:date="2011-12-03T20:21:00Z">
        <w:r w:rsidR="002A04DF">
          <w:rPr>
            <w:rFonts w:ascii="Times New Roman" w:hAnsi="Times New Roman" w:hint="eastAsia"/>
            <w:sz w:val="24"/>
            <w:szCs w:val="24"/>
            <w:lang w:val="en-US"/>
          </w:rPr>
          <w:t xml:space="preserve">is observed </w:t>
        </w:r>
      </w:ins>
      <w:r w:rsidR="000A42DC">
        <w:rPr>
          <w:rFonts w:ascii="Times New Roman" w:hAnsi="Times New Roman"/>
          <w:sz w:val="24"/>
          <w:szCs w:val="24"/>
          <w:lang w:val="en-US"/>
        </w:rPr>
        <w:fldChar w:fldCharType="begin"/>
      </w:r>
      <w:r w:rsidR="000A42DC">
        <w:rPr>
          <w:rFonts w:ascii="Times New Roman" w:hAnsi="Times New Roman"/>
          <w:sz w:val="24"/>
          <w:szCs w:val="24"/>
          <w:lang w:val="en-US"/>
        </w:rPr>
        <w:instrText xml:space="preserve"> ADDIN EN.CITE &lt;EndNote&gt;&lt;Cite&gt;&lt;Author&gt;Hansen&lt;/Author&gt;&lt;Year&gt;2007&lt;/Year&gt;&lt;RecNum&gt;168&lt;/RecNum&gt;&lt;DisplayText&gt;[20]&lt;/DisplayText&gt;&lt;record&gt;&lt;rec-number&gt;168&lt;/rec-number&gt;&lt;foreign-keys&gt;&lt;key app="EN" db-id="tsx5rd0xkw5tswesdpwv0f2zfxwrdw09zrwe"&gt;168&lt;/key&gt;&lt;/foreign-keys&gt;&lt;ref-type name="Journal Article"&gt;17&lt;/ref-type&gt;&lt;contributors&gt;&lt;authors&gt;&lt;author&gt;Hansen, M.H.&lt;/author&gt;&lt;/authors&gt;&lt;/contributors&gt;&lt;titles&gt;&lt;title&gt;Aeroelastic instability problems for wind turbines&lt;/title&gt;&lt;secondary-title&gt;Wind Energy&lt;/secondary-title&gt;&lt;/titles&gt;&lt;periodical&gt;&lt;full-title&gt;Wind Energy&lt;/full-title&gt;&lt;/periodical&gt;&lt;pages&gt;551-577&lt;/pages&gt;&lt;volume&gt;10&lt;/volume&gt;&lt;number&gt;6&lt;/number&gt;&lt;dates&gt;&lt;year&gt;2007&lt;/year&gt;&lt;/dates&gt;&lt;isbn&gt;1099-1824&lt;/isbn&gt;&lt;urls&gt;&lt;/urls&gt;&lt;/record&gt;&lt;/Cite&gt;&lt;/EndNote&gt;</w:instrText>
      </w:r>
      <w:r w:rsidR="000A42DC">
        <w:rPr>
          <w:rFonts w:ascii="Times New Roman" w:hAnsi="Times New Roman"/>
          <w:sz w:val="24"/>
          <w:szCs w:val="24"/>
          <w:lang w:val="en-US"/>
        </w:rPr>
        <w:fldChar w:fldCharType="separate"/>
      </w:r>
      <w:r w:rsidR="000A42DC">
        <w:rPr>
          <w:rFonts w:ascii="Times New Roman" w:hAnsi="Times New Roman"/>
          <w:noProof/>
          <w:sz w:val="24"/>
          <w:szCs w:val="24"/>
          <w:lang w:val="en-US"/>
        </w:rPr>
        <w:t>[</w:t>
      </w:r>
      <w:hyperlink w:anchor="_ENREF_20" w:tooltip="Hansen, 2007 #168" w:history="1">
        <w:r w:rsidR="000A42DC">
          <w:rPr>
            <w:rFonts w:ascii="Times New Roman" w:hAnsi="Times New Roman"/>
            <w:noProof/>
            <w:sz w:val="24"/>
            <w:szCs w:val="24"/>
            <w:lang w:val="en-US"/>
          </w:rPr>
          <w:t>20</w:t>
        </w:r>
      </w:hyperlink>
      <w:r w:rsidR="000A42DC">
        <w:rPr>
          <w:rFonts w:ascii="Times New Roman" w:hAnsi="Times New Roman"/>
          <w:noProof/>
          <w:sz w:val="24"/>
          <w:szCs w:val="24"/>
          <w:lang w:val="en-US"/>
        </w:rPr>
        <w:t>]</w:t>
      </w:r>
      <w:r w:rsidR="000A42DC">
        <w:rPr>
          <w:rFonts w:ascii="Times New Roman" w:hAnsi="Times New Roman"/>
          <w:sz w:val="24"/>
          <w:szCs w:val="24"/>
          <w:lang w:val="en-US"/>
        </w:rPr>
        <w:fldChar w:fldCharType="end"/>
      </w:r>
      <w:ins w:id="178" w:author="jiangzhiy" w:date="2011-12-03T20:24:00Z">
        <w:r w:rsidR="002A04DF">
          <w:rPr>
            <w:rFonts w:ascii="Times New Roman" w:hAnsi="Times New Roman" w:hint="eastAsia"/>
            <w:sz w:val="24"/>
            <w:szCs w:val="24"/>
            <w:lang w:val="en-US"/>
          </w:rPr>
          <w:t>.</w:t>
        </w:r>
      </w:ins>
      <w:ins w:id="179" w:author="jiangzhiy" w:date="2011-12-03T20:32:00Z">
        <w:r w:rsidR="004B5B67">
          <w:rPr>
            <w:rFonts w:ascii="Times New Roman" w:hAnsi="Times New Roman" w:hint="eastAsia"/>
            <w:sz w:val="24"/>
            <w:szCs w:val="24"/>
            <w:lang w:val="en-US"/>
          </w:rPr>
          <w:t xml:space="preserve"> </w:t>
        </w:r>
      </w:ins>
      <w:ins w:id="180" w:author="jiangzhiy" w:date="2011-12-03T20:24:00Z">
        <w:r w:rsidR="002A04DF">
          <w:rPr>
            <w:rFonts w:ascii="Times New Roman" w:hAnsi="Times New Roman" w:hint="eastAsia"/>
            <w:sz w:val="24"/>
            <w:szCs w:val="24"/>
            <w:lang w:val="en-US"/>
          </w:rPr>
          <w:t xml:space="preserve">Interested readers are referred to </w:t>
        </w:r>
      </w:ins>
      <w:r w:rsidR="000A42DC">
        <w:rPr>
          <w:rFonts w:ascii="Times New Roman" w:hAnsi="Times New Roman"/>
          <w:sz w:val="24"/>
          <w:szCs w:val="24"/>
          <w:lang w:val="en-US"/>
        </w:rPr>
        <w:fldChar w:fldCharType="begin"/>
      </w:r>
      <w:r w:rsidR="000A42DC">
        <w:rPr>
          <w:rFonts w:ascii="Times New Roman" w:hAnsi="Times New Roman"/>
          <w:sz w:val="24"/>
          <w:szCs w:val="24"/>
          <w:lang w:val="en-US"/>
        </w:rPr>
        <w:instrText xml:space="preserve"> ADDIN EN.CITE &lt;EndNote&gt;&lt;Cite&gt;&lt;Author&gt;Hansen&lt;/Author&gt;&lt;Year&gt;2007&lt;/Year&gt;&lt;RecNum&gt;168&lt;/RecNum&gt;&lt;DisplayText&gt;[1, 19, 20]&lt;/DisplayText&gt;&lt;record&gt;&lt;rec-number&gt;168&lt;/rec-number&gt;&lt;foreign-keys&gt;&lt;key app="EN" db-id="tsx5rd0xkw5tswesdpwv0f2zfxwrdw09zrwe"&gt;168&lt;/key&gt;&lt;/foreign-keys&gt;&lt;ref-type name="Journal Article"&gt;17&lt;/ref-type&gt;&lt;contributors&gt;&lt;authors&gt;&lt;author&gt;Hansen, M.H.&lt;/author&gt;&lt;/authors&gt;&lt;/contributors&gt;&lt;titles&gt;&lt;title&gt;Aeroelastic instability problems for wind turbines&lt;/title&gt;&lt;secondary-title&gt;Wind Energy&lt;/secondary-title&gt;&lt;/titles&gt;&lt;periodical&gt;&lt;full-title&gt;Wind Energy&lt;/full-title&gt;&lt;/periodical&gt;&lt;pages&gt;551-577&lt;/pages&gt;&lt;volume&gt;10&lt;/volume&gt;&lt;number&gt;6&lt;/number&gt;&lt;dates&gt;&lt;year&gt;2007&lt;/year&gt;&lt;/dates&gt;&lt;isbn&gt;1099-1824&lt;/isbn&gt;&lt;urls&gt;&lt;/urls&gt;&lt;/record&gt;&lt;/Cite&gt;&lt;Cite&gt;&lt;Author&gt;Burton&lt;/Author&gt;&lt;Year&gt;2011&lt;/Year&gt;&lt;RecNum&gt;148&lt;/RecNum&gt;&lt;record&gt;&lt;rec-number&gt;148&lt;/rec-number&gt;&lt;foreign-keys&gt;&lt;key app="EN" db-id="tsx5rd0xkw5tswesdpwv0f2zfxwrdw09zrwe"&gt;148&lt;/key&gt;&lt;/foreign-keys&gt;&lt;ref-type name="Book"&gt;6&lt;/ref-type&gt;&lt;contributors&gt;&lt;authors&gt;&lt;author&gt;Burton, T.&lt;/author&gt;&lt;author&gt;Jenkins, N.&lt;/author&gt;&lt;author&gt;Sharpe, D.&lt;/author&gt;&lt;author&gt;Bossanyi, E.&lt;/author&gt;&lt;/authors&gt;&lt;/contributors&gt;&lt;titles&gt;&lt;title&gt;Wind Energy Handbook&lt;/title&gt;&lt;/titles&gt;&lt;dates&gt;&lt;year&gt;2011&lt;/year&gt;&lt;/dates&gt;&lt;publisher&gt;Wiley Online Library&lt;/publisher&gt;&lt;isbn&gt;0470699752&lt;/isbn&gt;&lt;urls&gt;&lt;/urls&gt;&lt;/record&gt;&lt;/Cite&gt;&lt;Cite&gt;&lt;Author&gt;Holmes&lt;/Author&gt;&lt;Year&gt;2007&lt;/Year&gt;&lt;RecNum&gt;147&lt;/RecNum&gt;&lt;record&gt;&lt;rec-number&gt;147&lt;/rec-number&gt;&lt;foreign-keys&gt;&lt;key app="EN" db-id="tsx5rd0xkw5tswesdpwv0f2zfxwrdw09zrwe"&gt;147&lt;/key&gt;&lt;/foreign-keys&gt;&lt;ref-type name="Book"&gt;6&lt;/ref-type&gt;&lt;contributors&gt;&lt;authors&gt;&lt;author&gt;Holmes, J.D.&lt;/author&gt;&lt;/authors&gt;&lt;/contributors&gt;&lt;titles&gt;&lt;title&gt;Wind loading of structures&lt;/title&gt;&lt;/titles&gt;&lt;dates&gt;&lt;year&gt;2007&lt;/year&gt;&lt;/dates&gt;&lt;publisher&gt;Taylor &amp;amp; Francis Group&lt;/publisher&gt;&lt;isbn&gt;0415409462&lt;/isbn&gt;&lt;urls&gt;&lt;/urls&gt;&lt;/record&gt;&lt;/Cite&gt;&lt;/EndNote&gt;</w:instrText>
      </w:r>
      <w:r w:rsidR="000A42DC">
        <w:rPr>
          <w:rFonts w:ascii="Times New Roman" w:hAnsi="Times New Roman"/>
          <w:sz w:val="24"/>
          <w:szCs w:val="24"/>
          <w:lang w:val="en-US"/>
        </w:rPr>
        <w:fldChar w:fldCharType="separate"/>
      </w:r>
      <w:r w:rsidR="000A42DC">
        <w:rPr>
          <w:rFonts w:ascii="Times New Roman" w:hAnsi="Times New Roman"/>
          <w:noProof/>
          <w:sz w:val="24"/>
          <w:szCs w:val="24"/>
          <w:lang w:val="en-US"/>
        </w:rPr>
        <w:t>[</w:t>
      </w:r>
      <w:hyperlink w:anchor="_ENREF_1" w:tooltip="Burton, 2011 #148" w:history="1">
        <w:r w:rsidR="000A42DC">
          <w:rPr>
            <w:rFonts w:ascii="Times New Roman" w:hAnsi="Times New Roman"/>
            <w:noProof/>
            <w:sz w:val="24"/>
            <w:szCs w:val="24"/>
            <w:lang w:val="en-US"/>
          </w:rPr>
          <w:t>1</w:t>
        </w:r>
      </w:hyperlink>
      <w:r w:rsidR="000A42DC">
        <w:rPr>
          <w:rFonts w:ascii="Times New Roman" w:hAnsi="Times New Roman"/>
          <w:noProof/>
          <w:sz w:val="24"/>
          <w:szCs w:val="24"/>
          <w:lang w:val="en-US"/>
        </w:rPr>
        <w:t xml:space="preserve">, </w:t>
      </w:r>
      <w:hyperlink w:anchor="_ENREF_19" w:tooltip="Holmes, 2007 #147" w:history="1">
        <w:r w:rsidR="000A42DC">
          <w:rPr>
            <w:rFonts w:ascii="Times New Roman" w:hAnsi="Times New Roman"/>
            <w:noProof/>
            <w:sz w:val="24"/>
            <w:szCs w:val="24"/>
            <w:lang w:val="en-US"/>
          </w:rPr>
          <w:t>19</w:t>
        </w:r>
      </w:hyperlink>
      <w:r w:rsidR="000A42DC">
        <w:rPr>
          <w:rFonts w:ascii="Times New Roman" w:hAnsi="Times New Roman"/>
          <w:noProof/>
          <w:sz w:val="24"/>
          <w:szCs w:val="24"/>
          <w:lang w:val="en-US"/>
        </w:rPr>
        <w:t xml:space="preserve">, </w:t>
      </w:r>
      <w:hyperlink w:anchor="_ENREF_20" w:tooltip="Hansen, 2007 #168" w:history="1">
        <w:r w:rsidR="000A42DC">
          <w:rPr>
            <w:rFonts w:ascii="Times New Roman" w:hAnsi="Times New Roman"/>
            <w:noProof/>
            <w:sz w:val="24"/>
            <w:szCs w:val="24"/>
            <w:lang w:val="en-US"/>
          </w:rPr>
          <w:t>20</w:t>
        </w:r>
      </w:hyperlink>
      <w:r w:rsidR="000A42DC">
        <w:rPr>
          <w:rFonts w:ascii="Times New Roman" w:hAnsi="Times New Roman"/>
          <w:noProof/>
          <w:sz w:val="24"/>
          <w:szCs w:val="24"/>
          <w:lang w:val="en-US"/>
        </w:rPr>
        <w:t>]</w:t>
      </w:r>
      <w:r w:rsidR="000A42DC">
        <w:rPr>
          <w:rFonts w:ascii="Times New Roman" w:hAnsi="Times New Roman"/>
          <w:sz w:val="24"/>
          <w:szCs w:val="24"/>
          <w:lang w:val="en-US"/>
        </w:rPr>
        <w:fldChar w:fldCharType="end"/>
      </w:r>
      <w:ins w:id="181" w:author="jiangzhiy" w:date="2011-12-03T20:22:00Z">
        <w:r w:rsidR="002A04DF">
          <w:rPr>
            <w:rFonts w:ascii="Times New Roman" w:hAnsi="Times New Roman" w:hint="eastAsia"/>
            <w:sz w:val="24"/>
            <w:szCs w:val="24"/>
            <w:lang w:val="en-US"/>
          </w:rPr>
          <w:t xml:space="preserve"> </w:t>
        </w:r>
      </w:ins>
      <w:ins w:id="182" w:author="jiangzhiy" w:date="2011-12-03T20:25:00Z">
        <w:r w:rsidR="007252F3">
          <w:rPr>
            <w:rFonts w:ascii="Times New Roman" w:hAnsi="Times New Roman" w:hint="eastAsia"/>
            <w:sz w:val="24"/>
            <w:szCs w:val="24"/>
            <w:lang w:val="en-US"/>
          </w:rPr>
          <w:t xml:space="preserve">for </w:t>
        </w:r>
      </w:ins>
      <w:ins w:id="183" w:author="jiangzhiy" w:date="2011-12-03T20:39:00Z">
        <w:r w:rsidR="006C5C6B">
          <w:rPr>
            <w:rFonts w:ascii="Times New Roman" w:hAnsi="Times New Roman" w:hint="eastAsia"/>
            <w:sz w:val="24"/>
            <w:szCs w:val="24"/>
            <w:lang w:val="en-US"/>
          </w:rPr>
          <w:t xml:space="preserve">more on </w:t>
        </w:r>
      </w:ins>
      <w:proofErr w:type="spellStart"/>
      <w:r w:rsidR="00C967EC" w:rsidRPr="008A0383">
        <w:rPr>
          <w:rFonts w:ascii="Times New Roman" w:hAnsi="Times New Roman" w:hint="eastAsia"/>
          <w:sz w:val="24"/>
          <w:szCs w:val="24"/>
          <w:lang w:val="en-US"/>
        </w:rPr>
        <w:t>aeroelastic</w:t>
      </w:r>
      <w:proofErr w:type="spellEnd"/>
      <w:r w:rsidR="00C967EC" w:rsidRPr="008A0383">
        <w:rPr>
          <w:rFonts w:ascii="Times New Roman" w:hAnsi="Times New Roman" w:hint="eastAsia"/>
          <w:sz w:val="24"/>
          <w:szCs w:val="24"/>
          <w:lang w:val="en-US"/>
        </w:rPr>
        <w:t xml:space="preserve"> instability</w:t>
      </w:r>
      <w:del w:id="184" w:author="jiangzhiy" w:date="2011-12-03T20:39:00Z">
        <w:r w:rsidR="00D10AC9" w:rsidDel="006C5C6B">
          <w:rPr>
            <w:rFonts w:ascii="Times New Roman" w:hAnsi="Times New Roman" w:hint="eastAsia"/>
            <w:sz w:val="24"/>
            <w:szCs w:val="24"/>
            <w:lang w:val="en-US"/>
          </w:rPr>
          <w:delText xml:space="preserve"> issues</w:delText>
        </w:r>
      </w:del>
      <w:del w:id="185" w:author="jiangzhiy" w:date="2011-12-03T20:24:00Z">
        <w:r w:rsidR="00D10AC9" w:rsidDel="002A04DF">
          <w:rPr>
            <w:rFonts w:ascii="Times New Roman" w:hAnsi="Times New Roman" w:hint="eastAsia"/>
            <w:sz w:val="24"/>
            <w:szCs w:val="24"/>
            <w:lang w:val="en-US"/>
          </w:rPr>
          <w:delText xml:space="preserve"> </w:delText>
        </w:r>
        <w:r w:rsidR="00196B71" w:rsidDel="002A04DF">
          <w:rPr>
            <w:rFonts w:ascii="Times New Roman" w:hAnsi="Times New Roman"/>
            <w:sz w:val="24"/>
            <w:szCs w:val="24"/>
            <w:lang w:val="en-US"/>
          </w:rPr>
          <w:fldChar w:fldCharType="begin"/>
        </w:r>
        <w:r w:rsidR="00241B6B" w:rsidDel="002A04DF">
          <w:rPr>
            <w:rFonts w:ascii="Times New Roman" w:hAnsi="Times New Roman"/>
            <w:sz w:val="24"/>
            <w:szCs w:val="24"/>
            <w:lang w:val="en-US"/>
          </w:rPr>
          <w:delInstrText xml:space="preserve"> ADDIN EN.CITE &lt;EndNote&gt;&lt;Cite&gt;&lt;Author&gt;Hansen&lt;/Author&gt;&lt;Year&gt;2007&lt;/Year&gt;&lt;RecNum&gt;168&lt;/RecNum&gt;&lt;DisplayText&gt;[1, 19, 20]&lt;/DisplayText&gt;&lt;record&gt;&lt;rec-number&gt;168&lt;/rec-number&gt;&lt;foreign-keys&gt;&lt;key app="EN" db-id="tsx5rd0xkw5tswesdpwv0f2zfxwrdw09zrwe"&gt;168&lt;/key&gt;&lt;/foreign-keys&gt;&lt;ref-type name="Journal Article"&gt;17&lt;/ref-type&gt;&lt;contributors&gt;&lt;authors&gt;&lt;author&gt;Hansen, M.H.&lt;/author&gt;&lt;/authors&gt;&lt;/contributors&gt;&lt;titles&gt;&lt;title&gt;Aeroelastic instability problems for wind turbines&lt;/title&gt;&lt;secondary-title&gt;Wind Energy&lt;/secondary-title&gt;&lt;/titles&gt;&lt;periodical&gt;&lt;full-title&gt;Wind Energy&lt;/full-title&gt;&lt;/periodical&gt;&lt;pages&gt;551-577&lt;/pages&gt;&lt;volume&gt;10&lt;/volume&gt;&lt;number&gt;6&lt;/number&gt;&lt;dates&gt;&lt;year&gt;2007&lt;/year&gt;&lt;/dates&gt;&lt;isbn&gt;1099-1824&lt;/isbn&gt;&lt;urls&gt;&lt;/urls&gt;&lt;/record&gt;&lt;/Cite&gt;&lt;Cite&gt;&lt;Author&gt;Burton&lt;/Author&gt;&lt;Year&gt;2011&lt;/Year&gt;&lt;RecNum&gt;148&lt;/RecNum&gt;&lt;record&gt;&lt;rec-number&gt;148&lt;/rec-number&gt;&lt;foreign-keys&gt;&lt;key app="EN" db-id="tsx5rd0xkw5tswesdpwv0f2zfxwrdw09zrwe"&gt;148&lt;/key&gt;&lt;/foreign-keys&gt;&lt;ref-type name="Book"&gt;6&lt;/ref-type&gt;&lt;contributors&gt;&lt;authors&gt;&lt;author&gt;Burton, T.&lt;/author&gt;&lt;author&gt;Jenkins, N.&lt;/author&gt;&lt;author&gt;Sharpe, D.&lt;/author&gt;&lt;author&gt;Bossanyi, E.&lt;/author&gt;&lt;/authors&gt;&lt;/contributors&gt;&lt;titles&gt;&lt;title&gt;Wind Energy Handbook&lt;/title&gt;&lt;/titles&gt;&lt;dates&gt;&lt;year&gt;2011&lt;/year&gt;&lt;/dates&gt;&lt;publisher&gt;Wiley Online Library&lt;/publisher&gt;&lt;isbn&gt;0470699752&lt;/isbn&gt;&lt;urls&gt;&lt;/urls&gt;&lt;/record&gt;&lt;/Cite&gt;&lt;Cite&gt;&lt;Author&gt;Holmes&lt;/Author&gt;&lt;Year&gt;2007&lt;/Year&gt;&lt;RecNum&gt;147&lt;/RecNum&gt;&lt;record&gt;&lt;rec-number&gt;147&lt;/rec-number&gt;&lt;foreign-keys&gt;&lt;key app="EN" db-id="tsx5rd0xkw5tswesdpwv0f2zfxwrdw09zrwe"&gt;147&lt;/key&gt;&lt;/foreign-keys&gt;&lt;ref-type name="Book"&gt;6&lt;/ref-type&gt;&lt;contributors&gt;&lt;authors&gt;&lt;author&gt;Holmes, J.D.&lt;/author&gt;&lt;/authors&gt;&lt;/contributors&gt;&lt;titles&gt;&lt;title&gt;Wind loading of structures&lt;/title&gt;&lt;/titles&gt;&lt;dates&gt;&lt;year&gt;2007&lt;/year&gt;&lt;/dates&gt;&lt;publisher&gt;Taylor &amp;amp; Francis Group&lt;/publisher&gt;&lt;isbn&gt;0415409462&lt;/isbn&gt;&lt;urls&gt;&lt;/urls&gt;&lt;/record&gt;&lt;/Cite&gt;&lt;/EndNote&gt;</w:delInstrText>
        </w:r>
        <w:r w:rsidR="00196B71" w:rsidDel="002A04DF">
          <w:rPr>
            <w:rFonts w:ascii="Times New Roman" w:hAnsi="Times New Roman"/>
            <w:sz w:val="24"/>
            <w:szCs w:val="24"/>
            <w:lang w:val="en-US"/>
          </w:rPr>
          <w:fldChar w:fldCharType="separate"/>
        </w:r>
        <w:r w:rsidR="00241B6B" w:rsidDel="002A04DF">
          <w:rPr>
            <w:rFonts w:ascii="Times New Roman" w:hAnsi="Times New Roman"/>
            <w:noProof/>
            <w:sz w:val="24"/>
            <w:szCs w:val="24"/>
            <w:lang w:val="en-US"/>
          </w:rPr>
          <w:delText>[</w:delText>
        </w:r>
        <w:r w:rsidR="00196B71" w:rsidDel="002A04DF">
          <w:fldChar w:fldCharType="begin"/>
        </w:r>
        <w:r w:rsidR="00196B71" w:rsidRPr="001431FC" w:rsidDel="002A04DF">
          <w:rPr>
            <w:lang w:val="en-US"/>
            <w:rPrChange w:id="186" w:author="jiangzhiy" w:date="2011-12-03T10:38:00Z">
              <w:rPr/>
            </w:rPrChange>
          </w:rPr>
          <w:delInstrText>HYPERLINK \l "_ENREF_1" \o "Burton, 2011 #148"</w:delInstrText>
        </w:r>
        <w:r w:rsidR="00196B71" w:rsidDel="002A04DF">
          <w:fldChar w:fldCharType="separate"/>
        </w:r>
        <w:r w:rsidR="00241B6B" w:rsidDel="002A04DF">
          <w:rPr>
            <w:rFonts w:ascii="Times New Roman" w:hAnsi="Times New Roman"/>
            <w:noProof/>
            <w:sz w:val="24"/>
            <w:szCs w:val="24"/>
            <w:lang w:val="en-US"/>
          </w:rPr>
          <w:delText>1</w:delText>
        </w:r>
        <w:r w:rsidR="00196B71" w:rsidDel="002A04DF">
          <w:fldChar w:fldCharType="end"/>
        </w:r>
        <w:r w:rsidR="00241B6B" w:rsidDel="002A04DF">
          <w:rPr>
            <w:rFonts w:ascii="Times New Roman" w:hAnsi="Times New Roman"/>
            <w:noProof/>
            <w:sz w:val="24"/>
            <w:szCs w:val="24"/>
            <w:lang w:val="en-US"/>
          </w:rPr>
          <w:delText xml:space="preserve">, </w:delText>
        </w:r>
        <w:r w:rsidR="00196B71" w:rsidDel="002A04DF">
          <w:fldChar w:fldCharType="begin"/>
        </w:r>
        <w:r w:rsidR="00196B71" w:rsidRPr="001431FC" w:rsidDel="002A04DF">
          <w:rPr>
            <w:lang w:val="en-US"/>
            <w:rPrChange w:id="187" w:author="jiangzhiy" w:date="2011-12-03T10:38:00Z">
              <w:rPr/>
            </w:rPrChange>
          </w:rPr>
          <w:delInstrText>HYPERLINK \l "_ENREF_19" \o "Hansen, 2007 #168"</w:delInstrText>
        </w:r>
        <w:r w:rsidR="00196B71" w:rsidDel="002A04DF">
          <w:fldChar w:fldCharType="separate"/>
        </w:r>
        <w:r w:rsidR="00241B6B" w:rsidDel="002A04DF">
          <w:rPr>
            <w:rFonts w:ascii="Times New Roman" w:hAnsi="Times New Roman"/>
            <w:noProof/>
            <w:sz w:val="24"/>
            <w:szCs w:val="24"/>
            <w:lang w:val="en-US"/>
          </w:rPr>
          <w:delText>19</w:delText>
        </w:r>
        <w:r w:rsidR="00196B71" w:rsidDel="002A04DF">
          <w:fldChar w:fldCharType="end"/>
        </w:r>
        <w:r w:rsidR="00241B6B" w:rsidDel="002A04DF">
          <w:rPr>
            <w:rFonts w:ascii="Times New Roman" w:hAnsi="Times New Roman"/>
            <w:noProof/>
            <w:sz w:val="24"/>
            <w:szCs w:val="24"/>
            <w:lang w:val="en-US"/>
          </w:rPr>
          <w:delText xml:space="preserve">, </w:delText>
        </w:r>
        <w:r w:rsidR="00196B71" w:rsidDel="002A04DF">
          <w:fldChar w:fldCharType="begin"/>
        </w:r>
        <w:r w:rsidR="00196B71" w:rsidRPr="001431FC" w:rsidDel="002A04DF">
          <w:rPr>
            <w:lang w:val="en-US"/>
            <w:rPrChange w:id="188" w:author="jiangzhiy" w:date="2011-12-03T10:38:00Z">
              <w:rPr/>
            </w:rPrChange>
          </w:rPr>
          <w:delInstrText>HYPERLINK \l "_ENREF_20" \o "Holmes, 2007 #147"</w:delInstrText>
        </w:r>
        <w:r w:rsidR="00196B71" w:rsidDel="002A04DF">
          <w:fldChar w:fldCharType="separate"/>
        </w:r>
        <w:r w:rsidR="00241B6B" w:rsidDel="002A04DF">
          <w:rPr>
            <w:rFonts w:ascii="Times New Roman" w:hAnsi="Times New Roman"/>
            <w:noProof/>
            <w:sz w:val="24"/>
            <w:szCs w:val="24"/>
            <w:lang w:val="en-US"/>
          </w:rPr>
          <w:delText>20</w:delText>
        </w:r>
        <w:r w:rsidR="00196B71" w:rsidDel="002A04DF">
          <w:fldChar w:fldCharType="end"/>
        </w:r>
        <w:r w:rsidR="00241B6B" w:rsidDel="002A04DF">
          <w:rPr>
            <w:rFonts w:ascii="Times New Roman" w:hAnsi="Times New Roman"/>
            <w:noProof/>
            <w:sz w:val="24"/>
            <w:szCs w:val="24"/>
            <w:lang w:val="en-US"/>
          </w:rPr>
          <w:delText>]</w:delText>
        </w:r>
        <w:r w:rsidR="00196B71" w:rsidDel="002A04DF">
          <w:rPr>
            <w:rFonts w:ascii="Times New Roman" w:hAnsi="Times New Roman"/>
            <w:sz w:val="24"/>
            <w:szCs w:val="24"/>
            <w:lang w:val="en-US"/>
          </w:rPr>
          <w:fldChar w:fldCharType="end"/>
        </w:r>
        <w:r w:rsidR="00D10AC9" w:rsidDel="002A04DF">
          <w:rPr>
            <w:rFonts w:ascii="Times New Roman" w:hAnsi="Times New Roman" w:hint="eastAsia"/>
            <w:sz w:val="24"/>
            <w:szCs w:val="24"/>
            <w:lang w:val="en-US"/>
          </w:rPr>
          <w:delText xml:space="preserve"> are out of the scope of this study</w:delText>
        </w:r>
      </w:del>
      <w:r w:rsidR="00D10AC9">
        <w:rPr>
          <w:rFonts w:ascii="Times New Roman" w:hAnsi="Times New Roman" w:hint="eastAsia"/>
          <w:sz w:val="24"/>
          <w:szCs w:val="24"/>
          <w:lang w:val="en-US"/>
        </w:rPr>
        <w:t>.</w:t>
      </w:r>
    </w:p>
    <w:p w:rsidR="00F5199A" w:rsidRDefault="00241B6B" w:rsidP="00630ABB">
      <w:pPr>
        <w:jc w:val="center"/>
        <w:rPr>
          <w:rFonts w:ascii="Times New Roman" w:hAnsi="Times New Roman" w:cs="Times New Roman"/>
          <w:lang w:val="en-US"/>
        </w:rPr>
      </w:pPr>
      <w:r w:rsidRPr="00241B6B">
        <w:rPr>
          <w:rFonts w:ascii="Times New Roman" w:hAnsi="Times New Roman" w:cs="Times New Roman"/>
          <w:noProof/>
        </w:rPr>
        <w:drawing>
          <wp:inline distT="0" distB="0" distL="0" distR="0">
            <wp:extent cx="3663637" cy="28055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srcRect t="6393" r="8437"/>
                    <a:stretch>
                      <a:fillRect/>
                    </a:stretch>
                  </pic:blipFill>
                  <pic:spPr bwMode="auto">
                    <a:xfrm>
                      <a:off x="0" y="0"/>
                      <a:ext cx="3663636" cy="2805544"/>
                    </a:xfrm>
                    <a:prstGeom prst="rect">
                      <a:avLst/>
                    </a:prstGeom>
                    <a:noFill/>
                    <a:ln w="9525">
                      <a:noFill/>
                      <a:miter lim="800000"/>
                      <a:headEnd/>
                      <a:tailEnd/>
                    </a:ln>
                  </pic:spPr>
                </pic:pic>
              </a:graphicData>
            </a:graphic>
          </wp:inline>
        </w:drawing>
      </w:r>
    </w:p>
    <w:p w:rsidR="00F16BE8" w:rsidRPr="00630ABB" w:rsidRDefault="00630ABB" w:rsidP="00630ABB">
      <w:pPr>
        <w:jc w:val="center"/>
        <w:rPr>
          <w:rFonts w:ascii="Times New Roman" w:hAnsi="Times New Roman" w:cs="Times New Roman"/>
          <w:lang w:val="en-US"/>
        </w:rPr>
      </w:pPr>
      <w:proofErr w:type="gramStart"/>
      <w:r w:rsidRPr="00630ABB">
        <w:rPr>
          <w:rFonts w:ascii="Times New Roman" w:hAnsi="Times New Roman" w:cs="Times New Roman" w:hint="eastAsia"/>
          <w:lang w:val="en-US"/>
        </w:rPr>
        <w:t>Fig.</w:t>
      </w:r>
      <w:proofErr w:type="gramEnd"/>
      <w:del w:id="189" w:author="jiangzhiy" w:date="2011-12-03T19:58:00Z">
        <w:r w:rsidRPr="00630ABB" w:rsidDel="00D769E4">
          <w:rPr>
            <w:rFonts w:ascii="Times New Roman" w:hAnsi="Times New Roman" w:cs="Times New Roman" w:hint="eastAsia"/>
            <w:lang w:val="en-US"/>
          </w:rPr>
          <w:delText xml:space="preserve">5 </w:delText>
        </w:r>
      </w:del>
      <w:ins w:id="190" w:author="jiangzhiy" w:date="2011-12-03T19:58:00Z">
        <w:r w:rsidR="00D769E4">
          <w:rPr>
            <w:rFonts w:ascii="Times New Roman" w:hAnsi="Times New Roman" w:cs="Times New Roman" w:hint="eastAsia"/>
            <w:lang w:val="en-US"/>
          </w:rPr>
          <w:t>7</w:t>
        </w:r>
        <w:r w:rsidR="00D769E4" w:rsidRPr="00630ABB">
          <w:rPr>
            <w:rFonts w:ascii="Times New Roman" w:hAnsi="Times New Roman" w:cs="Times New Roman" w:hint="eastAsia"/>
            <w:lang w:val="en-US"/>
          </w:rPr>
          <w:t xml:space="preserve"> </w:t>
        </w:r>
      </w:ins>
      <w:r w:rsidR="00F16BE8" w:rsidRPr="00630ABB">
        <w:rPr>
          <w:rFonts w:ascii="Times New Roman" w:hAnsi="Times New Roman" w:cs="Times New Roman" w:hint="eastAsia"/>
          <w:lang w:val="en-US"/>
        </w:rPr>
        <w:t>Aerodynamic damping coefficient of a feathered blade</w:t>
      </w:r>
      <w:r w:rsidR="00741C5D" w:rsidRPr="00630ABB">
        <w:rPr>
          <w:rFonts w:ascii="Times New Roman" w:hAnsi="Times New Roman" w:cs="Times New Roman" w:hint="eastAsia"/>
          <w:lang w:val="en-US"/>
        </w:rPr>
        <w:t>, NACA 64 airfoil</w:t>
      </w:r>
    </w:p>
    <w:p w:rsidR="003F3D3B" w:rsidRDefault="00241B6B" w:rsidP="00C01743">
      <w:pPr>
        <w:jc w:val="center"/>
        <w:rPr>
          <w:rFonts w:ascii="Times New Roman" w:hAnsi="Times New Roman" w:cs="Times New Roman"/>
          <w:lang w:val="en-US"/>
        </w:rPr>
      </w:pPr>
      <w:r>
        <w:rPr>
          <w:rFonts w:ascii="Times New Roman" w:hAnsi="Times New Roman" w:cs="Times New Roman"/>
          <w:noProof/>
        </w:rPr>
        <w:drawing>
          <wp:inline distT="0" distB="0" distL="0" distR="0">
            <wp:extent cx="3726064" cy="28609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srcRect t="4762" r="6973"/>
                    <a:stretch>
                      <a:fillRect/>
                    </a:stretch>
                  </pic:blipFill>
                  <pic:spPr bwMode="auto">
                    <a:xfrm>
                      <a:off x="0" y="0"/>
                      <a:ext cx="3726064" cy="2860964"/>
                    </a:xfrm>
                    <a:prstGeom prst="rect">
                      <a:avLst/>
                    </a:prstGeom>
                    <a:noFill/>
                    <a:ln w="9525">
                      <a:noFill/>
                      <a:miter lim="800000"/>
                      <a:headEnd/>
                      <a:tailEnd/>
                    </a:ln>
                  </pic:spPr>
                </pic:pic>
              </a:graphicData>
            </a:graphic>
          </wp:inline>
        </w:drawing>
      </w:r>
    </w:p>
    <w:p w:rsidR="00F16BE8" w:rsidRDefault="00630ABB" w:rsidP="00630ABB">
      <w:pPr>
        <w:jc w:val="center"/>
        <w:rPr>
          <w:ins w:id="191" w:author="jiangzhiy" w:date="2011-12-03T18:49:00Z"/>
          <w:rFonts w:ascii="Times New Roman" w:hAnsi="Times New Roman" w:cs="Times New Roman" w:hint="eastAsia"/>
          <w:lang w:val="en-US"/>
        </w:rPr>
      </w:pPr>
      <w:proofErr w:type="gramStart"/>
      <w:r w:rsidRPr="00630ABB">
        <w:rPr>
          <w:rFonts w:ascii="Times New Roman" w:hAnsi="Times New Roman" w:cs="Times New Roman" w:hint="eastAsia"/>
          <w:lang w:val="en-US"/>
        </w:rPr>
        <w:t>Fig.</w:t>
      </w:r>
      <w:proofErr w:type="gramEnd"/>
      <w:del w:id="192" w:author="jiangzhiy" w:date="2011-12-03T19:58:00Z">
        <w:r w:rsidRPr="00630ABB" w:rsidDel="00D769E4">
          <w:rPr>
            <w:rFonts w:ascii="Times New Roman" w:hAnsi="Times New Roman" w:cs="Times New Roman" w:hint="eastAsia"/>
            <w:lang w:val="en-US"/>
          </w:rPr>
          <w:delText xml:space="preserve">6 </w:delText>
        </w:r>
      </w:del>
      <w:ins w:id="193" w:author="jiangzhiy" w:date="2011-12-03T19:58:00Z">
        <w:r w:rsidR="00D769E4">
          <w:rPr>
            <w:rFonts w:ascii="Times New Roman" w:hAnsi="Times New Roman" w:cs="Times New Roman" w:hint="eastAsia"/>
            <w:lang w:val="en-US"/>
          </w:rPr>
          <w:t>8</w:t>
        </w:r>
        <w:r w:rsidR="00D769E4" w:rsidRPr="00630ABB">
          <w:rPr>
            <w:rFonts w:ascii="Times New Roman" w:hAnsi="Times New Roman" w:cs="Times New Roman" w:hint="eastAsia"/>
            <w:lang w:val="en-US"/>
          </w:rPr>
          <w:t xml:space="preserve"> </w:t>
        </w:r>
      </w:ins>
      <w:r w:rsidR="00F16BE8" w:rsidRPr="00630ABB">
        <w:rPr>
          <w:rFonts w:ascii="Times New Roman" w:hAnsi="Times New Roman" w:cs="Times New Roman" w:hint="eastAsia"/>
          <w:lang w:val="en-US"/>
        </w:rPr>
        <w:t>Aerodynamic damping coefficient of a seized blade</w:t>
      </w:r>
      <w:r w:rsidR="00741C5D" w:rsidRPr="00630ABB">
        <w:rPr>
          <w:rFonts w:ascii="Times New Roman" w:hAnsi="Times New Roman" w:cs="Times New Roman" w:hint="eastAsia"/>
          <w:lang w:val="en-US"/>
        </w:rPr>
        <w:t>, NACA 64 airfoil</w:t>
      </w:r>
    </w:p>
    <w:p w:rsidR="000B578B" w:rsidRPr="00630ABB" w:rsidDel="000B578B" w:rsidRDefault="000B578B" w:rsidP="000B578B">
      <w:pPr>
        <w:jc w:val="center"/>
        <w:rPr>
          <w:del w:id="194" w:author="jiangzhiy" w:date="2011-12-03T18:50:00Z"/>
          <w:rFonts w:ascii="Times New Roman" w:hAnsi="Times New Roman" w:cs="Times New Roman"/>
          <w:lang w:val="en-US"/>
        </w:rPr>
        <w:pPrChange w:id="195" w:author="jiangzhiy" w:date="2011-12-03T18:49:00Z">
          <w:pPr>
            <w:jc w:val="center"/>
          </w:pPr>
        </w:pPrChange>
      </w:pPr>
    </w:p>
    <w:p w:rsidR="00F5199A" w:rsidRPr="00741C5D" w:rsidDel="00D769E4" w:rsidRDefault="00F5199A" w:rsidP="000B578B">
      <w:pPr>
        <w:jc w:val="center"/>
        <w:rPr>
          <w:del w:id="196" w:author="jiangzhiy" w:date="2011-12-03T19:56:00Z"/>
          <w:rFonts w:ascii="Times New Roman" w:hAnsi="Times New Roman" w:cs="Times New Roman"/>
          <w:lang w:val="en-US"/>
        </w:rPr>
        <w:pPrChange w:id="197" w:author="jiangzhiy" w:date="2011-12-03T18:50:00Z">
          <w:pPr>
            <w:jc w:val="center"/>
          </w:pPr>
        </w:pPrChange>
      </w:pPr>
    </w:p>
    <w:p w:rsidR="008A1BCF" w:rsidDel="00D769E4" w:rsidRDefault="00CE14B5" w:rsidP="008A1BCF">
      <w:pPr>
        <w:jc w:val="center"/>
        <w:rPr>
          <w:del w:id="198" w:author="jiangzhiy" w:date="2011-12-03T19:56:00Z"/>
          <w:rFonts w:ascii="Times New Roman" w:hAnsi="Times New Roman" w:cs="Times New Roman"/>
          <w:lang w:val="en-US"/>
        </w:rPr>
      </w:pPr>
      <w:del w:id="199" w:author="jiangzhiy" w:date="2011-12-03T19:56:00Z">
        <w:r w:rsidDel="00D769E4">
          <w:rPr>
            <w:rFonts w:ascii="Times New Roman" w:hAnsi="Times New Roman" w:cs="Times New Roman"/>
            <w:noProof/>
          </w:rPr>
          <w:drawing>
            <wp:inline distT="0" distB="0" distL="0" distR="0">
              <wp:extent cx="3248891" cy="271540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6" cstate="print"/>
                      <a:srcRect l="4139" r="6126"/>
                      <a:stretch>
                        <a:fillRect/>
                      </a:stretch>
                    </pic:blipFill>
                    <pic:spPr bwMode="auto">
                      <a:xfrm>
                        <a:off x="0" y="0"/>
                        <a:ext cx="3250251" cy="2716538"/>
                      </a:xfrm>
                      <a:prstGeom prst="rect">
                        <a:avLst/>
                      </a:prstGeom>
                      <a:noFill/>
                      <a:ln w="9525">
                        <a:noFill/>
                        <a:miter lim="800000"/>
                        <a:headEnd/>
                        <a:tailEnd/>
                      </a:ln>
                    </pic:spPr>
                  </pic:pic>
                </a:graphicData>
              </a:graphic>
            </wp:inline>
          </w:drawing>
        </w:r>
      </w:del>
    </w:p>
    <w:p w:rsidR="00C22E51" w:rsidRPr="00630ABB" w:rsidDel="00D769E4" w:rsidRDefault="00630ABB" w:rsidP="00630ABB">
      <w:pPr>
        <w:jc w:val="center"/>
        <w:rPr>
          <w:del w:id="200" w:author="jiangzhiy" w:date="2011-12-03T19:56:00Z"/>
          <w:rFonts w:ascii="Times New Roman" w:hAnsi="Times New Roman" w:cs="Times New Roman"/>
          <w:lang w:val="en-US"/>
        </w:rPr>
      </w:pPr>
      <w:del w:id="201" w:author="jiangzhiy" w:date="2011-12-03T19:56:00Z">
        <w:r w:rsidRPr="00630ABB" w:rsidDel="00D769E4">
          <w:rPr>
            <w:rFonts w:ascii="Times New Roman" w:hAnsi="Times New Roman" w:cs="Times New Roman" w:hint="eastAsia"/>
            <w:lang w:val="en-US"/>
          </w:rPr>
          <w:delText>Fig.</w:delText>
        </w:r>
      </w:del>
      <w:del w:id="202" w:author="jiangzhiy" w:date="2011-12-03T18:50:00Z">
        <w:r w:rsidRPr="00630ABB" w:rsidDel="000B578B">
          <w:rPr>
            <w:rFonts w:ascii="Times New Roman" w:hAnsi="Times New Roman" w:cs="Times New Roman" w:hint="eastAsia"/>
            <w:lang w:val="en-US"/>
          </w:rPr>
          <w:delText xml:space="preserve">7 </w:delText>
        </w:r>
      </w:del>
      <w:del w:id="203" w:author="jiangzhiy" w:date="2011-12-03T19:56:00Z">
        <w:r w:rsidR="00C22E51" w:rsidRPr="00630ABB" w:rsidDel="00D769E4">
          <w:rPr>
            <w:rFonts w:ascii="Times New Roman" w:hAnsi="Times New Roman" w:cs="Times New Roman" w:hint="eastAsia"/>
            <w:lang w:val="en-US"/>
          </w:rPr>
          <w:delText>Th</w:delText>
        </w:r>
        <w:r w:rsidR="00E3739F" w:rsidRPr="00630ABB" w:rsidDel="00D769E4">
          <w:rPr>
            <w:rFonts w:ascii="Times New Roman" w:hAnsi="Times New Roman" w:cs="Times New Roman" w:hint="eastAsia"/>
            <w:lang w:val="en-US"/>
          </w:rPr>
          <w:delText>r</w:delText>
        </w:r>
        <w:r w:rsidR="00C22E51" w:rsidRPr="00630ABB" w:rsidDel="00D769E4">
          <w:rPr>
            <w:rFonts w:ascii="Times New Roman" w:hAnsi="Times New Roman" w:cs="Times New Roman" w:hint="eastAsia"/>
            <w:lang w:val="en-US"/>
          </w:rPr>
          <w:delText>ust Spectrum, blade azimuth 0, V=38.7m/s, Hs=12m, Tp=14.2s</w:delText>
        </w:r>
        <w:r w:rsidR="00B876DA" w:rsidDel="00D769E4">
          <w:rPr>
            <w:rFonts w:ascii="Times New Roman" w:hAnsi="Times New Roman" w:cs="Times New Roman" w:hint="eastAsia"/>
            <w:lang w:val="en-US"/>
          </w:rPr>
          <w:delText>, wave misalignment=0</w:delText>
        </w:r>
      </w:del>
    </w:p>
    <w:p w:rsidR="000F28D0" w:rsidDel="00D769E4" w:rsidRDefault="008A1BCF" w:rsidP="008A0383">
      <w:pPr>
        <w:autoSpaceDE w:val="0"/>
        <w:autoSpaceDN w:val="0"/>
        <w:adjustRightInd w:val="0"/>
        <w:spacing w:after="0" w:line="240" w:lineRule="auto"/>
        <w:jc w:val="both"/>
        <w:rPr>
          <w:del w:id="204" w:author="jiangzhiy" w:date="2011-12-03T19:56:00Z"/>
          <w:rFonts w:ascii="Times New Roman" w:hAnsi="Times New Roman"/>
          <w:sz w:val="24"/>
          <w:szCs w:val="24"/>
          <w:lang w:val="en-US"/>
        </w:rPr>
      </w:pPr>
      <w:del w:id="205" w:author="jiangzhiy" w:date="2011-12-03T19:56:00Z">
        <w:r w:rsidRPr="008A0383" w:rsidDel="00D769E4">
          <w:rPr>
            <w:rFonts w:ascii="Times New Roman" w:hAnsi="Times New Roman" w:hint="eastAsia"/>
            <w:sz w:val="24"/>
            <w:szCs w:val="24"/>
            <w:lang w:val="en-US"/>
          </w:rPr>
          <w:delText>Since t</w:delText>
        </w:r>
        <w:r w:rsidR="00511925" w:rsidRPr="008A0383" w:rsidDel="00D769E4">
          <w:rPr>
            <w:rFonts w:ascii="Times New Roman" w:hAnsi="Times New Roman" w:hint="eastAsia"/>
            <w:sz w:val="24"/>
            <w:szCs w:val="24"/>
            <w:lang w:val="en-US"/>
          </w:rPr>
          <w:delText xml:space="preserve">he bulk of the wind energy is concentrated </w:delText>
        </w:r>
        <w:r w:rsidRPr="008A0383" w:rsidDel="00D769E4">
          <w:rPr>
            <w:rFonts w:ascii="Times New Roman" w:hAnsi="Times New Roman" w:hint="eastAsia"/>
            <w:sz w:val="24"/>
            <w:szCs w:val="24"/>
            <w:lang w:val="en-US"/>
          </w:rPr>
          <w:delText>below 1 Hz</w:delText>
        </w:r>
        <w:r w:rsidR="00196B71" w:rsidDel="00D769E4">
          <w:rPr>
            <w:rFonts w:ascii="Times New Roman" w:hAnsi="Times New Roman"/>
            <w:sz w:val="24"/>
            <w:szCs w:val="24"/>
            <w:lang w:val="en-US"/>
          </w:rPr>
          <w:fldChar w:fldCharType="begin"/>
        </w:r>
        <w:r w:rsidR="00241B6B" w:rsidDel="00D769E4">
          <w:rPr>
            <w:rFonts w:ascii="Times New Roman" w:hAnsi="Times New Roman"/>
            <w:sz w:val="24"/>
            <w:szCs w:val="24"/>
            <w:lang w:val="en-US"/>
          </w:rPr>
          <w:delInstrText xml:space="preserve"> ADDIN EN.CITE &lt;EndNote&gt;&lt;Cite&gt;&lt;Author&gt;Holmes&lt;/Author&gt;&lt;Year&gt;2007&lt;/Year&gt;&lt;RecNum&gt;147&lt;/RecNum&gt;&lt;DisplayText&gt;[20]&lt;/DisplayText&gt;&lt;record&gt;&lt;rec-number&gt;147&lt;/rec-number&gt;&lt;foreign-keys&gt;&lt;key app="EN" db-id="tsx5rd0xkw5tswesdpwv0f2zfxwrdw09zrwe"&gt;147&lt;/key&gt;&lt;/foreign-keys&gt;&lt;ref-type name="Book"&gt;6&lt;/ref-type&gt;&lt;contributors&gt;&lt;authors&gt;&lt;author&gt;Holmes, J.D.&lt;/author&gt;&lt;/authors&gt;&lt;/contributors&gt;&lt;titles&gt;&lt;title&gt;Wind loading of structures&lt;/title&gt;&lt;/titles&gt;&lt;dates&gt;&lt;year&gt;2007&lt;/year&gt;&lt;/dates&gt;&lt;publisher&gt;Taylor &amp;amp; Francis Group&lt;/publisher&gt;&lt;isbn&gt;0415409462&lt;/isbn&gt;&lt;urls&gt;&lt;/urls&gt;&lt;/record&gt;&lt;/Cite&gt;&lt;/EndNote&gt;</w:delInstrText>
        </w:r>
        <w:r w:rsidR="00196B71" w:rsidDel="00D769E4">
          <w:rPr>
            <w:rFonts w:ascii="Times New Roman" w:hAnsi="Times New Roman"/>
            <w:sz w:val="24"/>
            <w:szCs w:val="24"/>
            <w:lang w:val="en-US"/>
          </w:rPr>
          <w:fldChar w:fldCharType="separate"/>
        </w:r>
        <w:r w:rsidR="00241B6B" w:rsidDel="00D769E4">
          <w:rPr>
            <w:rFonts w:ascii="Times New Roman" w:hAnsi="Times New Roman"/>
            <w:noProof/>
            <w:sz w:val="24"/>
            <w:szCs w:val="24"/>
            <w:lang w:val="en-US"/>
          </w:rPr>
          <w:delText>[</w:delText>
        </w:r>
        <w:r w:rsidR="00196B71" w:rsidDel="00D769E4">
          <w:fldChar w:fldCharType="begin"/>
        </w:r>
        <w:r w:rsidR="00196B71" w:rsidRPr="001431FC" w:rsidDel="00D769E4">
          <w:rPr>
            <w:lang w:val="en-US"/>
            <w:rPrChange w:id="206" w:author="jiangzhiy" w:date="2011-12-03T10:38:00Z">
              <w:rPr/>
            </w:rPrChange>
          </w:rPr>
          <w:delInstrText>HYPERLINK \l "_ENREF_20" \o "Holmes, 2007 #147"</w:delInstrText>
        </w:r>
        <w:r w:rsidR="00196B71" w:rsidDel="00D769E4">
          <w:fldChar w:fldCharType="separate"/>
        </w:r>
        <w:r w:rsidR="00241B6B" w:rsidDel="00D769E4">
          <w:rPr>
            <w:rFonts w:ascii="Times New Roman" w:hAnsi="Times New Roman"/>
            <w:noProof/>
            <w:sz w:val="24"/>
            <w:szCs w:val="24"/>
            <w:lang w:val="en-US"/>
          </w:rPr>
          <w:delText>20</w:delText>
        </w:r>
        <w:r w:rsidR="00196B71" w:rsidDel="00D769E4">
          <w:fldChar w:fldCharType="end"/>
        </w:r>
        <w:r w:rsidR="00241B6B" w:rsidDel="00D769E4">
          <w:rPr>
            <w:rFonts w:ascii="Times New Roman" w:hAnsi="Times New Roman"/>
            <w:noProof/>
            <w:sz w:val="24"/>
            <w:szCs w:val="24"/>
            <w:lang w:val="en-US"/>
          </w:rPr>
          <w:delText>]</w:delText>
        </w:r>
        <w:r w:rsidR="00196B71" w:rsidDel="00D769E4">
          <w:rPr>
            <w:rFonts w:ascii="Times New Roman" w:hAnsi="Times New Roman"/>
            <w:sz w:val="24"/>
            <w:szCs w:val="24"/>
            <w:lang w:val="en-US"/>
          </w:rPr>
          <w:fldChar w:fldCharType="end"/>
        </w:r>
        <w:r w:rsidRPr="008A0383" w:rsidDel="00D769E4">
          <w:rPr>
            <w:rFonts w:ascii="Times New Roman" w:hAnsi="Times New Roman" w:hint="eastAsia"/>
            <w:sz w:val="24"/>
            <w:szCs w:val="24"/>
            <w:lang w:val="en-US"/>
          </w:rPr>
          <w:delText xml:space="preserve"> and the </w:delText>
        </w:r>
        <w:r w:rsidR="006665BF" w:rsidDel="00D769E4">
          <w:rPr>
            <w:rFonts w:ascii="Times New Roman" w:hAnsi="Times New Roman" w:hint="eastAsia"/>
            <w:sz w:val="24"/>
            <w:szCs w:val="24"/>
            <w:lang w:val="en-US"/>
          </w:rPr>
          <w:delText xml:space="preserve">first </w:delText>
        </w:r>
        <w:r w:rsidRPr="008A0383" w:rsidDel="00D769E4">
          <w:rPr>
            <w:rFonts w:ascii="Times New Roman" w:hAnsi="Times New Roman" w:hint="eastAsia"/>
            <w:sz w:val="24"/>
            <w:szCs w:val="24"/>
            <w:lang w:val="en-US"/>
          </w:rPr>
          <w:delText>flapwise natural frequency of the blade is calculated as 0.64 Hz, significant resonance can be induced in</w:delText>
        </w:r>
        <w:r w:rsidR="00C22E51" w:rsidRPr="008A0383" w:rsidDel="00D769E4">
          <w:rPr>
            <w:rFonts w:ascii="Times New Roman" w:hAnsi="Times New Roman" w:hint="eastAsia"/>
            <w:sz w:val="24"/>
            <w:szCs w:val="24"/>
            <w:lang w:val="en-US"/>
          </w:rPr>
          <w:delText xml:space="preserve"> </w:delText>
        </w:r>
        <w:r w:rsidR="006665BF" w:rsidDel="00D769E4">
          <w:rPr>
            <w:rFonts w:ascii="Times New Roman" w:hAnsi="Times New Roman" w:hint="eastAsia"/>
            <w:sz w:val="24"/>
            <w:szCs w:val="24"/>
            <w:lang w:val="en-US"/>
          </w:rPr>
          <w:delText>the out-of-plane direction</w:delText>
        </w:r>
        <w:r w:rsidRPr="008A0383" w:rsidDel="00D769E4">
          <w:rPr>
            <w:rFonts w:ascii="Times New Roman" w:hAnsi="Times New Roman" w:hint="eastAsia"/>
            <w:sz w:val="24"/>
            <w:szCs w:val="24"/>
            <w:lang w:val="en-US"/>
          </w:rPr>
          <w:delText>.</w:delText>
        </w:r>
      </w:del>
      <w:moveFromRangeStart w:id="207" w:author="jiangzhiy" w:date="2011-12-03T19:42:00Z" w:name="move310704653"/>
      <w:moveFrom w:id="208" w:author="jiangzhiy" w:date="2011-12-03T19:42:00Z">
        <w:del w:id="209" w:author="jiangzhiy" w:date="2011-12-03T19:56:00Z">
          <w:r w:rsidR="00C22E51" w:rsidRPr="008A0383" w:rsidDel="00D769E4">
            <w:rPr>
              <w:rFonts w:ascii="Times New Roman" w:hAnsi="Times New Roman" w:hint="eastAsia"/>
              <w:sz w:val="24"/>
              <w:szCs w:val="24"/>
              <w:lang w:val="en-US"/>
            </w:rPr>
            <w:delText xml:space="preserve"> Due to the increased drag brought by the seized blade, the thrust </w:delText>
          </w:r>
          <w:r w:rsidR="006665BF" w:rsidDel="00D769E4">
            <w:rPr>
              <w:rFonts w:ascii="Times New Roman" w:hAnsi="Times New Roman" w:hint="eastAsia"/>
              <w:sz w:val="24"/>
              <w:szCs w:val="24"/>
              <w:lang w:val="en-US"/>
            </w:rPr>
            <w:delText>rises sharply</w:delText>
          </w:r>
          <w:r w:rsidR="00B471CF" w:rsidRPr="008A0383" w:rsidDel="00D769E4">
            <w:rPr>
              <w:rFonts w:ascii="Times New Roman" w:hAnsi="Times New Roman" w:hint="eastAsia"/>
              <w:sz w:val="24"/>
              <w:szCs w:val="24"/>
              <w:lang w:val="en-US"/>
            </w:rPr>
            <w:delText>.</w:delText>
          </w:r>
        </w:del>
      </w:moveFrom>
      <w:moveFromRangeEnd w:id="207"/>
      <w:moveToRangeStart w:id="210" w:author="jiangzhiy" w:date="2011-12-03T19:42:00Z" w:name="move310704653"/>
      <w:moveTo w:id="211" w:author="jiangzhiy" w:date="2011-12-03T19:42:00Z">
        <w:del w:id="212" w:author="jiangzhiy" w:date="2011-12-03T19:42:00Z">
          <w:r w:rsidR="00AD203D" w:rsidRPr="008A0383" w:rsidDel="00AD203D">
            <w:rPr>
              <w:rFonts w:ascii="Times New Roman" w:hAnsi="Times New Roman" w:hint="eastAsia"/>
              <w:sz w:val="24"/>
              <w:szCs w:val="24"/>
              <w:lang w:val="en-US"/>
            </w:rPr>
            <w:delText xml:space="preserve"> Due to the increased drag brought by the seized blade, </w:delText>
          </w:r>
        </w:del>
        <w:del w:id="213" w:author="jiangzhiy" w:date="2011-12-03T19:56:00Z">
          <w:r w:rsidR="00AD203D" w:rsidRPr="008A0383" w:rsidDel="00D769E4">
            <w:rPr>
              <w:rFonts w:ascii="Times New Roman" w:hAnsi="Times New Roman" w:hint="eastAsia"/>
              <w:sz w:val="24"/>
              <w:szCs w:val="24"/>
              <w:lang w:val="en-US"/>
            </w:rPr>
            <w:delText xml:space="preserve">the </w:delText>
          </w:r>
        </w:del>
        <w:del w:id="214" w:author="jiangzhiy" w:date="2011-12-03T19:43:00Z">
          <w:r w:rsidR="00AD203D" w:rsidRPr="008A0383" w:rsidDel="00AD203D">
            <w:rPr>
              <w:rFonts w:ascii="Times New Roman" w:hAnsi="Times New Roman" w:hint="eastAsia"/>
              <w:sz w:val="24"/>
              <w:szCs w:val="24"/>
              <w:lang w:val="en-US"/>
            </w:rPr>
            <w:delText xml:space="preserve">thrust </w:delText>
          </w:r>
          <w:r w:rsidR="00AD203D" w:rsidDel="00AD203D">
            <w:rPr>
              <w:rFonts w:ascii="Times New Roman" w:hAnsi="Times New Roman" w:hint="eastAsia"/>
              <w:sz w:val="24"/>
              <w:szCs w:val="24"/>
              <w:lang w:val="en-US"/>
            </w:rPr>
            <w:delText>rises sharply</w:delText>
          </w:r>
        </w:del>
        <w:del w:id="215" w:author="jiangzhiy" w:date="2011-12-03T19:56:00Z">
          <w:r w:rsidR="00AD203D" w:rsidRPr="008A0383" w:rsidDel="00D769E4">
            <w:rPr>
              <w:rFonts w:ascii="Times New Roman" w:hAnsi="Times New Roman" w:hint="eastAsia"/>
              <w:sz w:val="24"/>
              <w:szCs w:val="24"/>
              <w:lang w:val="en-US"/>
            </w:rPr>
            <w:delText>.</w:delText>
          </w:r>
        </w:del>
      </w:moveTo>
      <w:moveToRangeEnd w:id="210"/>
      <w:del w:id="216" w:author="jiangzhiy" w:date="2011-12-03T18:56:00Z">
        <w:r w:rsidR="00B471CF" w:rsidRPr="008A0383" w:rsidDel="00B662EB">
          <w:rPr>
            <w:rFonts w:ascii="Times New Roman" w:hAnsi="Times New Roman" w:hint="eastAsia"/>
            <w:sz w:val="24"/>
            <w:szCs w:val="24"/>
            <w:lang w:val="en-US"/>
          </w:rPr>
          <w:delText xml:space="preserve"> </w:delText>
        </w:r>
      </w:del>
      <w:del w:id="217" w:author="jiangzhiy" w:date="2011-12-03T19:17:00Z">
        <w:r w:rsidR="006665BF" w:rsidDel="00D3398B">
          <w:rPr>
            <w:rFonts w:ascii="Times New Roman" w:hAnsi="Times New Roman" w:hint="eastAsia"/>
            <w:sz w:val="24"/>
            <w:szCs w:val="24"/>
            <w:lang w:val="en-US"/>
          </w:rPr>
          <w:delText>As Fig.7 demonstrates,</w:delText>
        </w:r>
      </w:del>
      <w:del w:id="218" w:author="jiangzhiy" w:date="2011-12-03T19:56:00Z">
        <w:r w:rsidR="006665BF" w:rsidDel="00D769E4">
          <w:rPr>
            <w:rFonts w:ascii="Times New Roman" w:hAnsi="Times New Roman" w:hint="eastAsia"/>
            <w:sz w:val="24"/>
            <w:szCs w:val="24"/>
            <w:lang w:val="en-US"/>
          </w:rPr>
          <w:delText xml:space="preserve"> </w:delText>
        </w:r>
      </w:del>
      <w:del w:id="219" w:author="jiangzhiy" w:date="2011-12-03T19:18:00Z">
        <w:r w:rsidR="006665BF" w:rsidDel="00D3398B">
          <w:rPr>
            <w:rFonts w:ascii="Times New Roman" w:hAnsi="Times New Roman" w:hint="eastAsia"/>
            <w:sz w:val="24"/>
            <w:szCs w:val="24"/>
            <w:lang w:val="en-US"/>
          </w:rPr>
          <w:delText>it</w:delText>
        </w:r>
      </w:del>
      <w:del w:id="220" w:author="jiangzhiy" w:date="2011-12-03T19:56:00Z">
        <w:r w:rsidR="006665BF" w:rsidDel="00D769E4">
          <w:rPr>
            <w:rFonts w:ascii="Times New Roman" w:hAnsi="Times New Roman" w:hint="eastAsia"/>
            <w:sz w:val="24"/>
            <w:szCs w:val="24"/>
            <w:lang w:val="en-US"/>
          </w:rPr>
          <w:delText xml:space="preserve"> is d</w:delText>
        </w:r>
        <w:r w:rsidR="00B471CF" w:rsidRPr="008A0383" w:rsidDel="00D769E4">
          <w:rPr>
            <w:rFonts w:ascii="Times New Roman" w:hAnsi="Times New Roman" w:hint="eastAsia"/>
            <w:sz w:val="24"/>
            <w:szCs w:val="24"/>
            <w:lang w:val="en-US"/>
          </w:rPr>
          <w:delText xml:space="preserve">ominated by components with frequency </w:delText>
        </w:r>
        <w:r w:rsidR="006665BF" w:rsidDel="00D769E4">
          <w:rPr>
            <w:rFonts w:ascii="Times New Roman" w:hAnsi="Times New Roman" w:hint="eastAsia"/>
            <w:sz w:val="24"/>
            <w:szCs w:val="24"/>
            <w:lang w:val="en-US"/>
          </w:rPr>
          <w:delText>less than 1 rad/s. This will affect</w:delText>
        </w:r>
        <w:r w:rsidR="00B471CF" w:rsidRPr="008A0383" w:rsidDel="00D769E4">
          <w:rPr>
            <w:rFonts w:ascii="Times New Roman" w:hAnsi="Times New Roman" w:hint="eastAsia"/>
            <w:sz w:val="24"/>
            <w:szCs w:val="24"/>
            <w:lang w:val="en-US"/>
          </w:rPr>
          <w:delText xml:space="preserve"> the </w:delText>
        </w:r>
        <w:r w:rsidR="00C72B85" w:rsidRPr="008A0383" w:rsidDel="00D769E4">
          <w:rPr>
            <w:rFonts w:ascii="Times New Roman" w:hAnsi="Times New Roman" w:hint="eastAsia"/>
            <w:sz w:val="24"/>
            <w:szCs w:val="24"/>
            <w:lang w:val="en-US"/>
          </w:rPr>
          <w:delText xml:space="preserve">platform </w:delText>
        </w:r>
        <w:r w:rsidR="00B471CF" w:rsidRPr="008A0383" w:rsidDel="00D769E4">
          <w:rPr>
            <w:rFonts w:ascii="Times New Roman" w:hAnsi="Times New Roman" w:hint="eastAsia"/>
            <w:sz w:val="24"/>
            <w:szCs w:val="24"/>
            <w:lang w:val="en-US"/>
          </w:rPr>
          <w:delText>responses such as surge</w:delText>
        </w:r>
        <w:r w:rsidR="00C72B85" w:rsidRPr="008A0383" w:rsidDel="00D769E4">
          <w:rPr>
            <w:rFonts w:ascii="Times New Roman" w:hAnsi="Times New Roman" w:hint="eastAsia"/>
            <w:sz w:val="24"/>
            <w:szCs w:val="24"/>
            <w:lang w:val="en-US"/>
          </w:rPr>
          <w:delText xml:space="preserve"> and</w:delText>
        </w:r>
        <w:r w:rsidR="00B471CF" w:rsidRPr="008A0383" w:rsidDel="00D769E4">
          <w:rPr>
            <w:rFonts w:ascii="Times New Roman" w:hAnsi="Times New Roman" w:hint="eastAsia"/>
            <w:sz w:val="24"/>
            <w:szCs w:val="24"/>
            <w:lang w:val="en-US"/>
          </w:rPr>
          <w:delText xml:space="preserve"> pitch. </w:delText>
        </w:r>
      </w:del>
    </w:p>
    <w:p w:rsidR="003D2E56" w:rsidRPr="008A0383" w:rsidRDefault="003D2E56" w:rsidP="008A0383">
      <w:pPr>
        <w:autoSpaceDE w:val="0"/>
        <w:autoSpaceDN w:val="0"/>
        <w:adjustRightInd w:val="0"/>
        <w:spacing w:after="0" w:line="240" w:lineRule="auto"/>
        <w:jc w:val="both"/>
        <w:rPr>
          <w:rFonts w:ascii="Times New Roman" w:hAnsi="Times New Roman"/>
          <w:sz w:val="24"/>
          <w:szCs w:val="24"/>
          <w:lang w:val="en-US"/>
        </w:rPr>
      </w:pPr>
    </w:p>
    <w:p w:rsidR="00456F24" w:rsidRDefault="00456F24"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H</w:t>
      </w:r>
      <w:r w:rsidR="00FC37C3">
        <w:rPr>
          <w:rFonts w:ascii="Times New Roman" w:hAnsi="Times New Roman" w:hint="eastAsia"/>
          <w:sz w:val="24"/>
          <w:szCs w:val="24"/>
          <w:lang w:val="en-US"/>
        </w:rPr>
        <w:t>ydrodynamic load</w:t>
      </w:r>
    </w:p>
    <w:p w:rsidR="00EA1BCD" w:rsidRPr="008A0383" w:rsidRDefault="002153CE" w:rsidP="00CE34F7">
      <w:pPr>
        <w:autoSpaceDE w:val="0"/>
        <w:autoSpaceDN w:val="0"/>
        <w:adjustRightInd w:val="0"/>
        <w:spacing w:after="0" w:line="240" w:lineRule="auto"/>
        <w:jc w:val="both"/>
        <w:rPr>
          <w:rFonts w:ascii="Times New Roman" w:hAnsi="Times New Roman"/>
          <w:sz w:val="24"/>
          <w:szCs w:val="24"/>
          <w:lang w:val="en-US"/>
        </w:rPr>
      </w:pPr>
      <w:r w:rsidRPr="008A0383">
        <w:rPr>
          <w:rFonts w:ascii="Times New Roman" w:hAnsi="Times New Roman" w:hint="eastAsia"/>
          <w:sz w:val="24"/>
          <w:szCs w:val="24"/>
          <w:lang w:val="en-US"/>
        </w:rPr>
        <w:t xml:space="preserve">Since the spar-type supporting platform is of </w:t>
      </w:r>
      <w:r w:rsidR="008A0383" w:rsidRPr="008A0383">
        <w:rPr>
          <w:rFonts w:ascii="Times New Roman" w:hAnsi="Times New Roman" w:hint="eastAsia"/>
          <w:sz w:val="24"/>
          <w:szCs w:val="24"/>
          <w:lang w:val="en-US"/>
        </w:rPr>
        <w:t xml:space="preserve">circular </w:t>
      </w:r>
      <w:r w:rsidRPr="008A0383">
        <w:rPr>
          <w:rFonts w:ascii="Times New Roman" w:hAnsi="Times New Roman" w:hint="eastAsia"/>
          <w:sz w:val="24"/>
          <w:szCs w:val="24"/>
          <w:lang w:val="en-US"/>
        </w:rPr>
        <w:t>cylinder</w:t>
      </w:r>
      <w:r w:rsidR="008A0383" w:rsidRPr="008A0383">
        <w:rPr>
          <w:rFonts w:ascii="Times New Roman" w:hAnsi="Times New Roman" w:hint="eastAsia"/>
          <w:sz w:val="24"/>
          <w:szCs w:val="24"/>
          <w:lang w:val="en-US"/>
        </w:rPr>
        <w:t xml:space="preserve"> shape and the ratio of wave length over cylinder diameter is large, t</w:t>
      </w:r>
      <w:r w:rsidR="00B76E43" w:rsidRPr="008A0383">
        <w:rPr>
          <w:rFonts w:ascii="Times New Roman" w:hAnsi="Times New Roman" w:hint="eastAsia"/>
          <w:sz w:val="24"/>
          <w:szCs w:val="24"/>
          <w:lang w:val="en-US"/>
        </w:rPr>
        <w:t xml:space="preserve">he </w:t>
      </w:r>
      <w:r w:rsidR="008A0383" w:rsidRPr="008A0383">
        <w:rPr>
          <w:rFonts w:ascii="Times New Roman" w:hAnsi="Times New Roman" w:hint="eastAsia"/>
          <w:sz w:val="24"/>
          <w:szCs w:val="24"/>
          <w:lang w:val="en-US"/>
        </w:rPr>
        <w:t>wave</w:t>
      </w:r>
      <w:r w:rsidR="00BB43D3" w:rsidRPr="008A0383">
        <w:rPr>
          <w:rFonts w:ascii="Times New Roman" w:hAnsi="Times New Roman" w:hint="eastAsia"/>
          <w:sz w:val="24"/>
          <w:szCs w:val="24"/>
          <w:lang w:val="en-US"/>
        </w:rPr>
        <w:t xml:space="preserve"> load</w:t>
      </w:r>
      <w:r w:rsidR="008A0383" w:rsidRPr="008A0383">
        <w:rPr>
          <w:rFonts w:ascii="Times New Roman" w:hAnsi="Times New Roman" w:hint="eastAsia"/>
          <w:sz w:val="24"/>
          <w:szCs w:val="24"/>
          <w:lang w:val="en-US"/>
        </w:rPr>
        <w:t>s</w:t>
      </w:r>
      <w:r w:rsidR="00BB43D3" w:rsidRPr="008A0383">
        <w:rPr>
          <w:rFonts w:ascii="Times New Roman" w:hAnsi="Times New Roman" w:hint="eastAsia"/>
          <w:sz w:val="24"/>
          <w:szCs w:val="24"/>
          <w:lang w:val="en-US"/>
        </w:rPr>
        <w:t xml:space="preserve"> </w:t>
      </w:r>
      <w:r w:rsidRPr="008A0383">
        <w:rPr>
          <w:rFonts w:ascii="Times New Roman" w:hAnsi="Times New Roman" w:hint="eastAsia"/>
          <w:sz w:val="24"/>
          <w:szCs w:val="24"/>
          <w:lang w:val="en-US"/>
        </w:rPr>
        <w:t xml:space="preserve">in HAWC2 </w:t>
      </w:r>
      <w:r w:rsidR="008A0383" w:rsidRPr="008A0383">
        <w:rPr>
          <w:rFonts w:ascii="Times New Roman" w:hAnsi="Times New Roman" w:hint="eastAsia"/>
          <w:sz w:val="24"/>
          <w:szCs w:val="24"/>
          <w:lang w:val="en-US"/>
        </w:rPr>
        <w:t>are</w:t>
      </w:r>
      <w:r w:rsidR="00BB43D3" w:rsidRPr="008A0383">
        <w:rPr>
          <w:rFonts w:ascii="Times New Roman" w:hAnsi="Times New Roman" w:hint="eastAsia"/>
          <w:sz w:val="24"/>
          <w:szCs w:val="24"/>
          <w:lang w:val="en-US"/>
        </w:rPr>
        <w:t xml:space="preserve"> calculated by </w:t>
      </w:r>
      <w:r w:rsidRPr="008A0383">
        <w:rPr>
          <w:rFonts w:ascii="Times New Roman" w:hAnsi="Times New Roman" w:hint="eastAsia"/>
          <w:sz w:val="24"/>
          <w:szCs w:val="24"/>
          <w:lang w:val="en-US"/>
        </w:rPr>
        <w:t>the Morison</w:t>
      </w:r>
      <w:r w:rsidRPr="008A0383">
        <w:rPr>
          <w:rFonts w:ascii="Times New Roman" w:hAnsi="Times New Roman"/>
          <w:sz w:val="24"/>
          <w:szCs w:val="24"/>
          <w:lang w:val="en-US"/>
        </w:rPr>
        <w:t>’</w:t>
      </w:r>
      <w:r w:rsidRPr="008A0383">
        <w:rPr>
          <w:rFonts w:ascii="Times New Roman" w:hAnsi="Times New Roman" w:hint="eastAsia"/>
          <w:sz w:val="24"/>
          <w:szCs w:val="24"/>
          <w:lang w:val="en-US"/>
        </w:rPr>
        <w:t>s formula</w:t>
      </w:r>
      <w:r w:rsidR="008A0383" w:rsidRPr="008A0383">
        <w:rPr>
          <w:rFonts w:ascii="Times New Roman" w:hAnsi="Times New Roman" w:hint="eastAsia"/>
          <w:sz w:val="24"/>
          <w:szCs w:val="24"/>
          <w:lang w:val="en-US"/>
        </w:rPr>
        <w:t xml:space="preserve"> which accounts for the </w:t>
      </w:r>
      <w:r w:rsidR="008A0383" w:rsidRPr="008A0383">
        <w:rPr>
          <w:rFonts w:ascii="Times New Roman" w:hAnsi="Times New Roman"/>
          <w:sz w:val="24"/>
          <w:szCs w:val="24"/>
          <w:lang w:val="en-US"/>
        </w:rPr>
        <w:t>ins</w:t>
      </w:r>
      <w:r w:rsidR="008A0383" w:rsidRPr="008A0383">
        <w:rPr>
          <w:rFonts w:ascii="Times New Roman" w:hAnsi="Times New Roman" w:hint="eastAsia"/>
          <w:sz w:val="24"/>
          <w:szCs w:val="24"/>
          <w:lang w:val="en-US"/>
        </w:rPr>
        <w:t xml:space="preserve">tantaneous position of the structure. </w:t>
      </w:r>
      <w:r w:rsidR="003D2E56">
        <w:rPr>
          <w:rFonts w:ascii="Times New Roman" w:hAnsi="Times New Roman" w:hint="eastAsia"/>
          <w:sz w:val="24"/>
          <w:szCs w:val="24"/>
          <w:lang w:val="en-US"/>
        </w:rPr>
        <w:t>The Morison</w:t>
      </w:r>
      <w:r w:rsidR="003D2E56">
        <w:rPr>
          <w:rFonts w:ascii="Times New Roman" w:hAnsi="Times New Roman"/>
          <w:sz w:val="24"/>
          <w:szCs w:val="24"/>
          <w:lang w:val="en-US"/>
        </w:rPr>
        <w:t>’</w:t>
      </w:r>
      <w:r w:rsidR="003D2E56">
        <w:rPr>
          <w:rFonts w:ascii="Times New Roman" w:hAnsi="Times New Roman" w:hint="eastAsia"/>
          <w:sz w:val="24"/>
          <w:szCs w:val="24"/>
          <w:lang w:val="en-US"/>
        </w:rPr>
        <w:t xml:space="preserve">s formula </w:t>
      </w:r>
      <w:r w:rsidR="008A0383" w:rsidRPr="008A0383">
        <w:rPr>
          <w:rFonts w:ascii="Times New Roman" w:hAnsi="Times New Roman" w:hint="eastAsia"/>
          <w:sz w:val="24"/>
          <w:szCs w:val="24"/>
          <w:lang w:val="en-US"/>
        </w:rPr>
        <w:t xml:space="preserve">consists of </w:t>
      </w:r>
      <w:r w:rsidRPr="008A0383">
        <w:rPr>
          <w:rFonts w:ascii="Times New Roman" w:hAnsi="Times New Roman" w:hint="eastAsia"/>
          <w:sz w:val="24"/>
          <w:szCs w:val="24"/>
          <w:lang w:val="en-US"/>
        </w:rPr>
        <w:t xml:space="preserve"> </w:t>
      </w:r>
      <w:r w:rsidR="008A0383" w:rsidRPr="008A0383">
        <w:rPr>
          <w:rFonts w:ascii="Times New Roman" w:hAnsi="Times New Roman" w:hint="eastAsia"/>
          <w:sz w:val="24"/>
          <w:szCs w:val="24"/>
          <w:lang w:val="en-US"/>
        </w:rPr>
        <w:t xml:space="preserve">mass force and drag force and </w:t>
      </w:r>
      <w:r w:rsidR="003D2E56">
        <w:rPr>
          <w:rFonts w:ascii="Times New Roman" w:hAnsi="Times New Roman" w:hint="eastAsia"/>
          <w:sz w:val="24"/>
          <w:szCs w:val="24"/>
          <w:lang w:val="en-US"/>
        </w:rPr>
        <w:t xml:space="preserve">the horizontal force on a strip of length </w:t>
      </w:r>
      <w:proofErr w:type="spellStart"/>
      <w:r w:rsidR="003D2E56">
        <w:rPr>
          <w:rFonts w:ascii="Times New Roman" w:hAnsi="Times New Roman" w:hint="eastAsia"/>
          <w:sz w:val="24"/>
          <w:szCs w:val="24"/>
          <w:lang w:val="en-US"/>
        </w:rPr>
        <w:t>dz</w:t>
      </w:r>
      <w:proofErr w:type="spellEnd"/>
      <w:r w:rsidR="003D2E56">
        <w:rPr>
          <w:rFonts w:ascii="Times New Roman" w:hAnsi="Times New Roman" w:hint="eastAsia"/>
          <w:sz w:val="24"/>
          <w:szCs w:val="24"/>
          <w:lang w:val="en-US"/>
        </w:rPr>
        <w:t xml:space="preserve"> </w:t>
      </w:r>
      <w:r w:rsidR="008A0383" w:rsidRPr="008A0383">
        <w:rPr>
          <w:rFonts w:ascii="Times New Roman" w:hAnsi="Times New Roman" w:hint="eastAsia"/>
          <w:sz w:val="24"/>
          <w:szCs w:val="24"/>
          <w:lang w:val="en-US"/>
        </w:rPr>
        <w:t>can be written as</w:t>
      </w:r>
      <w:r w:rsidR="000A42DC">
        <w:rPr>
          <w:rFonts w:ascii="Times New Roman" w:hAnsi="Times New Roman"/>
          <w:sz w:val="24"/>
          <w:szCs w:val="24"/>
          <w:lang w:val="en-US"/>
        </w:rPr>
        <w:fldChar w:fldCharType="begin"/>
      </w:r>
      <w:r w:rsidR="000A42DC">
        <w:rPr>
          <w:rFonts w:ascii="Times New Roman" w:hAnsi="Times New Roman"/>
          <w:sz w:val="24"/>
          <w:szCs w:val="24"/>
          <w:lang w:val="en-US"/>
        </w:rPr>
        <w:instrText xml:space="preserve"> ADDIN EN.CITE &lt;EndNote&gt;&lt;Cite&gt;&lt;Author&gt;Faltinsen&lt;/Author&gt;&lt;Year&gt;1993&lt;/Year&gt;&lt;RecNum&gt;151&lt;/RecNum&gt;&lt;DisplayText&gt;[21]&lt;/DisplayText&gt;&lt;record&gt;&lt;rec-number&gt;151&lt;/rec-number&gt;&lt;foreign-keys&gt;&lt;key app="EN" db-id="tsx5rd0xkw5tswesdpwv0f2zfxwrdw09zrwe"&gt;151&lt;/key&gt;&lt;/foreign-keys&gt;&lt;ref-type name="Book"&gt;6&lt;/ref-type&gt;&lt;contributors&gt;&lt;authors&gt;&lt;author&gt;Faltinsen, O.M.&lt;/author&gt;&lt;/authors&gt;&lt;/contributors&gt;&lt;titles&gt;&lt;title&gt;Sea loads on ships and offshore structures&lt;/title&gt;&lt;/titles&gt;&lt;volume&gt;1&lt;/volume&gt;&lt;dates&gt;&lt;year&gt;1993&lt;/year&gt;&lt;/dates&gt;&lt;publisher&gt;Cambridge Univ Pr&lt;/publisher&gt;&lt;isbn&gt;0521458706&lt;/isbn&gt;&lt;urls&gt;&lt;/urls&gt;&lt;/record&gt;&lt;/Cite&gt;&lt;/EndNote&gt;</w:instrText>
      </w:r>
      <w:r w:rsidR="000A42DC">
        <w:rPr>
          <w:rFonts w:ascii="Times New Roman" w:hAnsi="Times New Roman"/>
          <w:sz w:val="24"/>
          <w:szCs w:val="24"/>
          <w:lang w:val="en-US"/>
        </w:rPr>
        <w:fldChar w:fldCharType="separate"/>
      </w:r>
      <w:r w:rsidR="000A42DC">
        <w:rPr>
          <w:rFonts w:ascii="Times New Roman" w:hAnsi="Times New Roman"/>
          <w:noProof/>
          <w:sz w:val="24"/>
          <w:szCs w:val="24"/>
          <w:lang w:val="en-US"/>
        </w:rPr>
        <w:t>[</w:t>
      </w:r>
      <w:hyperlink w:anchor="_ENREF_21" w:tooltip="Faltinsen, 1993 #151" w:history="1">
        <w:r w:rsidR="000A42DC">
          <w:rPr>
            <w:rFonts w:ascii="Times New Roman" w:hAnsi="Times New Roman"/>
            <w:noProof/>
            <w:sz w:val="24"/>
            <w:szCs w:val="24"/>
            <w:lang w:val="en-US"/>
          </w:rPr>
          <w:t>21</w:t>
        </w:r>
      </w:hyperlink>
      <w:r w:rsidR="000A42DC">
        <w:rPr>
          <w:rFonts w:ascii="Times New Roman" w:hAnsi="Times New Roman"/>
          <w:noProof/>
          <w:sz w:val="24"/>
          <w:szCs w:val="24"/>
          <w:lang w:val="en-US"/>
        </w:rPr>
        <w:t>]</w:t>
      </w:r>
      <w:r w:rsidR="000A42DC">
        <w:rPr>
          <w:rFonts w:ascii="Times New Roman" w:hAnsi="Times New Roman"/>
          <w:sz w:val="24"/>
          <w:szCs w:val="24"/>
          <w:lang w:val="en-US"/>
        </w:rPr>
        <w:fldChar w:fldCharType="end"/>
      </w:r>
    </w:p>
    <w:p w:rsidR="008A0383" w:rsidRDefault="003D2E56" w:rsidP="003D2E56">
      <w:pPr>
        <w:pStyle w:val="MTDisplayEquation"/>
      </w:pPr>
      <w:r>
        <w:tab/>
      </w:r>
      <w:r w:rsidRPr="003D2E56">
        <w:rPr>
          <w:position w:val="-24"/>
        </w:rPr>
        <w:object w:dxaOrig="6720" w:dyaOrig="660">
          <v:shape id="_x0000_i1033" type="#_x0000_t75" style="width:336pt;height:33.25pt" o:ole="">
            <v:imagedata r:id="rId33" o:title=""/>
          </v:shape>
          <o:OLEObject Type="Embed" ProgID="Equation.DSMT4" ShapeID="_x0000_i1033" DrawAspect="Content" ObjectID="_1384542131" r:id="rId34"/>
        </w:object>
      </w:r>
      <w:r w:rsidR="00196B71" w:rsidRPr="000C0AC4">
        <w:rPr>
          <w:rFonts w:cstheme="minorBidi"/>
          <w:sz w:val="24"/>
          <w:szCs w:val="24"/>
        </w:rPr>
        <w:fldChar w:fldCharType="begin"/>
      </w:r>
      <w:r w:rsidR="000C0AC4" w:rsidRPr="000C0AC4">
        <w:rPr>
          <w:rFonts w:cstheme="minorBidi"/>
          <w:sz w:val="24"/>
          <w:szCs w:val="24"/>
        </w:rPr>
        <w:instrText xml:space="preserve"> MACROBUTTON MTPlaceRef \* MERGEFORMAT </w:instrText>
      </w:r>
      <w:r w:rsidR="00196B71" w:rsidRPr="000C0AC4">
        <w:rPr>
          <w:rFonts w:cstheme="minorBidi"/>
          <w:sz w:val="24"/>
          <w:szCs w:val="24"/>
        </w:rPr>
        <w:fldChar w:fldCharType="begin"/>
      </w:r>
      <w:r w:rsidR="000C0AC4" w:rsidRPr="000C0AC4">
        <w:rPr>
          <w:rFonts w:cstheme="minorBidi"/>
          <w:sz w:val="24"/>
          <w:szCs w:val="24"/>
        </w:rPr>
        <w:instrText xml:space="preserve"> SEQ MTEqn \h \* MERGEFORMAT </w:instrText>
      </w:r>
      <w:r w:rsidR="00196B71" w:rsidRPr="000C0AC4">
        <w:rPr>
          <w:rFonts w:cstheme="minorBidi"/>
          <w:sz w:val="24"/>
          <w:szCs w:val="24"/>
        </w:rPr>
        <w:fldChar w:fldCharType="end"/>
      </w:r>
      <w:r w:rsidR="000C0AC4" w:rsidRPr="000C0AC4">
        <w:rPr>
          <w:rFonts w:cstheme="minorBidi"/>
          <w:sz w:val="24"/>
          <w:szCs w:val="24"/>
        </w:rPr>
        <w:instrText>(</w:instrText>
      </w:r>
      <w:fldSimple w:instr=" SEQ MTEqn \c \* Arabic \* MERGEFORMAT ">
        <w:r w:rsidR="00B62AE3" w:rsidRPr="00B62AE3">
          <w:rPr>
            <w:rFonts w:cstheme="minorBidi"/>
            <w:noProof/>
            <w:sz w:val="24"/>
            <w:szCs w:val="24"/>
          </w:rPr>
          <w:instrText>8</w:instrText>
        </w:r>
      </w:fldSimple>
      <w:r w:rsidR="000C0AC4" w:rsidRPr="000C0AC4">
        <w:rPr>
          <w:rFonts w:cstheme="minorBidi"/>
          <w:sz w:val="24"/>
          <w:szCs w:val="24"/>
        </w:rPr>
        <w:instrText>)</w:instrText>
      </w:r>
      <w:r w:rsidR="00196B71" w:rsidRPr="000C0AC4">
        <w:rPr>
          <w:rFonts w:cstheme="minorBidi"/>
          <w:sz w:val="24"/>
          <w:szCs w:val="24"/>
        </w:rPr>
        <w:fldChar w:fldCharType="end"/>
      </w:r>
    </w:p>
    <w:p w:rsidR="006E39C9" w:rsidRDefault="00AF584C"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 xml:space="preserve">Where </w:t>
      </w:r>
      <w:r>
        <w:rPr>
          <w:rFonts w:ascii="Times New Roman" w:hAnsi="Times New Roman" w:cs="Times New Roman"/>
          <w:sz w:val="24"/>
          <w:szCs w:val="24"/>
          <w:lang w:val="en-US"/>
        </w:rPr>
        <w:t>ρ</w:t>
      </w:r>
      <w:r>
        <w:rPr>
          <w:rFonts w:ascii="Times New Roman" w:hAnsi="Times New Roman" w:cs="Times New Roman" w:hint="eastAsia"/>
          <w:sz w:val="24"/>
          <w:szCs w:val="24"/>
          <w:lang w:val="en-US"/>
        </w:rPr>
        <w:t xml:space="preserve"> is the mass density of the water, </w:t>
      </w:r>
      <w:r>
        <w:rPr>
          <w:rFonts w:ascii="Times New Roman" w:hAnsi="Times New Roman" w:cs="Times New Roman"/>
          <w:sz w:val="24"/>
          <w:szCs w:val="24"/>
          <w:lang w:val="en-US"/>
        </w:rPr>
        <w:t>η</w:t>
      </w:r>
      <w:r w:rsidRPr="008A4EFB">
        <w:rPr>
          <w:rFonts w:ascii="Times New Roman" w:hAnsi="Times New Roman" w:cs="Times New Roman" w:hint="eastAsia"/>
          <w:sz w:val="24"/>
          <w:szCs w:val="24"/>
          <w:vertAlign w:val="subscript"/>
          <w:lang w:val="en-US"/>
        </w:rPr>
        <w:t>1</w:t>
      </w:r>
      <w:r>
        <w:rPr>
          <w:rFonts w:ascii="Times New Roman" w:hAnsi="Times New Roman" w:cs="Times New Roman" w:hint="eastAsia"/>
          <w:sz w:val="24"/>
          <w:szCs w:val="24"/>
          <w:lang w:val="en-US"/>
        </w:rPr>
        <w:t xml:space="preserve"> is the horizontal motion of the </w:t>
      </w:r>
      <w:proofErr w:type="gramStart"/>
      <w:r w:rsidR="008A4EFB">
        <w:rPr>
          <w:rFonts w:ascii="Times New Roman" w:hAnsi="Times New Roman" w:cs="Times New Roman" w:hint="eastAsia"/>
          <w:sz w:val="24"/>
          <w:szCs w:val="24"/>
          <w:lang w:val="en-US"/>
        </w:rPr>
        <w:t>strip,</w:t>
      </w:r>
      <w:proofErr w:type="gramEnd"/>
      <w:r w:rsidR="008A4EFB">
        <w:rPr>
          <w:rFonts w:ascii="Times New Roman" w:hAnsi="Times New Roman" w:cs="Times New Roman" w:hint="eastAsia"/>
          <w:sz w:val="24"/>
          <w:szCs w:val="24"/>
          <w:lang w:val="en-US"/>
        </w:rPr>
        <w:t xml:space="preserve"> u and a</w:t>
      </w:r>
      <w:r w:rsidR="008A4EFB" w:rsidRPr="008A4EFB">
        <w:rPr>
          <w:rFonts w:ascii="Times New Roman" w:hAnsi="Times New Roman" w:cs="Times New Roman" w:hint="eastAsia"/>
          <w:sz w:val="24"/>
          <w:szCs w:val="24"/>
          <w:vertAlign w:val="subscript"/>
          <w:lang w:val="en-US"/>
        </w:rPr>
        <w:t>1</w:t>
      </w:r>
      <w:r w:rsidR="008A4EFB">
        <w:rPr>
          <w:rFonts w:ascii="Times New Roman" w:hAnsi="Times New Roman" w:cs="Times New Roman" w:hint="eastAsia"/>
          <w:sz w:val="24"/>
          <w:szCs w:val="24"/>
          <w:lang w:val="en-US"/>
        </w:rPr>
        <w:t xml:space="preserve"> are the horizontal undisturbed fluid velocity and acceleration</w:t>
      </w:r>
      <w:r w:rsidR="00BE33A1">
        <w:rPr>
          <w:rFonts w:ascii="Times New Roman" w:hAnsi="Times New Roman" w:cs="Times New Roman" w:hint="eastAsia"/>
          <w:sz w:val="24"/>
          <w:szCs w:val="24"/>
          <w:lang w:val="en-US"/>
        </w:rPr>
        <w:t xml:space="preserve"> evaluated at the strip</w:t>
      </w:r>
      <w:r w:rsidR="006E39C9" w:rsidRPr="006E39C9">
        <w:rPr>
          <w:rFonts w:ascii="Times New Roman" w:hAnsi="Times New Roman" w:cs="Times New Roman" w:hint="eastAsia"/>
          <w:sz w:val="24"/>
          <w:szCs w:val="24"/>
          <w:lang w:val="en-US"/>
        </w:rPr>
        <w:t xml:space="preserve"> </w:t>
      </w:r>
      <w:r w:rsidR="006E39C9">
        <w:rPr>
          <w:rFonts w:ascii="Times New Roman" w:hAnsi="Times New Roman" w:cs="Times New Roman" w:hint="eastAsia"/>
          <w:sz w:val="24"/>
          <w:szCs w:val="24"/>
          <w:lang w:val="en-US"/>
        </w:rPr>
        <w:t>center</w:t>
      </w:r>
      <w:r w:rsidR="008A4EFB">
        <w:rPr>
          <w:rFonts w:ascii="Times New Roman" w:hAnsi="Times New Roman" w:cs="Times New Roman" w:hint="eastAsia"/>
          <w:sz w:val="24"/>
          <w:szCs w:val="24"/>
          <w:lang w:val="en-US"/>
        </w:rPr>
        <w:t>. C</w:t>
      </w:r>
      <w:r w:rsidR="008A4EFB" w:rsidRPr="008A4EFB">
        <w:rPr>
          <w:rFonts w:ascii="Times New Roman" w:hAnsi="Times New Roman" w:cs="Times New Roman" w:hint="eastAsia"/>
          <w:sz w:val="24"/>
          <w:szCs w:val="24"/>
          <w:vertAlign w:val="subscript"/>
          <w:lang w:val="en-US"/>
        </w:rPr>
        <w:t xml:space="preserve">M </w:t>
      </w:r>
      <w:r w:rsidR="008A4EFB">
        <w:rPr>
          <w:rFonts w:ascii="Times New Roman" w:hAnsi="Times New Roman" w:cs="Times New Roman" w:hint="eastAsia"/>
          <w:sz w:val="24"/>
          <w:szCs w:val="24"/>
          <w:lang w:val="en-US"/>
        </w:rPr>
        <w:t>and C</w:t>
      </w:r>
      <w:r w:rsidR="008A4EFB" w:rsidRPr="008A4EFB">
        <w:rPr>
          <w:rFonts w:ascii="Times New Roman" w:hAnsi="Times New Roman" w:cs="Times New Roman" w:hint="eastAsia"/>
          <w:sz w:val="24"/>
          <w:szCs w:val="24"/>
          <w:vertAlign w:val="subscript"/>
          <w:lang w:val="en-US"/>
        </w:rPr>
        <w:t>D</w:t>
      </w:r>
      <w:r w:rsidR="008A4EFB">
        <w:rPr>
          <w:rFonts w:ascii="Times New Roman" w:hAnsi="Times New Roman" w:cs="Times New Roman" w:hint="eastAsia"/>
          <w:sz w:val="24"/>
          <w:szCs w:val="24"/>
          <w:lang w:val="en-US"/>
        </w:rPr>
        <w:t xml:space="preserve"> are the mass and drag </w:t>
      </w:r>
      <w:r w:rsidR="008A4EFB">
        <w:rPr>
          <w:rFonts w:ascii="Times New Roman" w:hAnsi="Times New Roman" w:cs="Times New Roman"/>
          <w:sz w:val="24"/>
          <w:szCs w:val="24"/>
          <w:lang w:val="en-US"/>
        </w:rPr>
        <w:t>coefficients</w:t>
      </w:r>
      <w:r w:rsidR="008A4EFB">
        <w:rPr>
          <w:rFonts w:ascii="Times New Roman" w:hAnsi="Times New Roman" w:cs="Times New Roman" w:hint="eastAsia"/>
          <w:sz w:val="24"/>
          <w:szCs w:val="24"/>
          <w:lang w:val="en-US"/>
        </w:rPr>
        <w:t>. Dot stands for time derivative.</w:t>
      </w:r>
      <w:r w:rsidR="006E39C9">
        <w:rPr>
          <w:rFonts w:ascii="Times New Roman" w:hAnsi="Times New Roman" w:cs="Times New Roman" w:hint="eastAsia"/>
          <w:sz w:val="24"/>
          <w:szCs w:val="24"/>
          <w:lang w:val="en-US"/>
        </w:rPr>
        <w:t xml:space="preserve"> </w:t>
      </w:r>
      <w:r w:rsidR="006E39C9">
        <w:rPr>
          <w:rFonts w:ascii="Times New Roman" w:hAnsi="Times New Roman" w:hint="eastAsia"/>
          <w:sz w:val="24"/>
          <w:szCs w:val="24"/>
          <w:lang w:val="en-US"/>
        </w:rPr>
        <w:t>T</w:t>
      </w:r>
      <w:r w:rsidR="007509F5">
        <w:rPr>
          <w:rFonts w:ascii="Times New Roman" w:hAnsi="Times New Roman" w:hint="eastAsia"/>
          <w:sz w:val="24"/>
          <w:szCs w:val="24"/>
          <w:lang w:val="en-US"/>
        </w:rPr>
        <w:t xml:space="preserve">he empirical mass and drag coefficients are dependent on the Reynolds number, the </w:t>
      </w:r>
      <w:proofErr w:type="spellStart"/>
      <w:r w:rsidR="007509F5">
        <w:rPr>
          <w:rFonts w:ascii="Times New Roman" w:hAnsi="Times New Roman" w:hint="eastAsia"/>
          <w:sz w:val="24"/>
          <w:szCs w:val="24"/>
          <w:lang w:val="en-US"/>
        </w:rPr>
        <w:t>Keulegan</w:t>
      </w:r>
      <w:proofErr w:type="spellEnd"/>
      <w:r w:rsidR="007509F5">
        <w:rPr>
          <w:rFonts w:ascii="Times New Roman" w:hAnsi="Times New Roman" w:hint="eastAsia"/>
          <w:sz w:val="24"/>
          <w:szCs w:val="24"/>
          <w:lang w:val="en-US"/>
        </w:rPr>
        <w:t xml:space="preserve">-Carpenter number and the surface roughness of the cylinder. </w:t>
      </w:r>
    </w:p>
    <w:p w:rsidR="008A4EFB" w:rsidRPr="006E39C9" w:rsidDel="003D3E90" w:rsidRDefault="00B44B97" w:rsidP="00CE34F7">
      <w:pPr>
        <w:autoSpaceDE w:val="0"/>
        <w:autoSpaceDN w:val="0"/>
        <w:adjustRightInd w:val="0"/>
        <w:spacing w:after="0" w:line="240" w:lineRule="auto"/>
        <w:jc w:val="both"/>
        <w:rPr>
          <w:del w:id="221" w:author="jiangzhiy" w:date="2011-12-03T21:38:00Z"/>
          <w:rFonts w:ascii="Times New Roman" w:hAnsi="Times New Roman" w:cs="Times New Roman"/>
          <w:sz w:val="24"/>
          <w:szCs w:val="24"/>
          <w:lang w:val="en-US"/>
        </w:rPr>
      </w:pPr>
      <w:del w:id="222" w:author="jiangzhiy" w:date="2011-12-03T21:38:00Z">
        <w:r w:rsidDel="003D3E90">
          <w:rPr>
            <w:rFonts w:ascii="Times New Roman" w:hAnsi="Times New Roman" w:hint="eastAsia"/>
            <w:sz w:val="24"/>
            <w:szCs w:val="24"/>
            <w:lang w:val="en-US"/>
          </w:rPr>
          <w:delText>For deep water and the chosen coefficients, t</w:delText>
        </w:r>
        <w:r w:rsidR="007509F5" w:rsidDel="003D3E90">
          <w:rPr>
            <w:rFonts w:ascii="Times New Roman" w:hAnsi="Times New Roman" w:hint="eastAsia"/>
            <w:sz w:val="24"/>
            <w:szCs w:val="24"/>
            <w:lang w:val="en-US"/>
          </w:rPr>
          <w:delText xml:space="preserve">he wave loads are dominated by </w:delText>
        </w:r>
        <w:r w:rsidR="00B7114F" w:rsidDel="003D3E90">
          <w:rPr>
            <w:rFonts w:ascii="Times New Roman" w:hAnsi="Times New Roman" w:hint="eastAsia"/>
            <w:sz w:val="24"/>
            <w:szCs w:val="24"/>
            <w:lang w:val="en-US"/>
          </w:rPr>
          <w:delText>inertia loading</w:delText>
        </w:r>
        <w:r w:rsidR="007509F5" w:rsidDel="003D3E90">
          <w:rPr>
            <w:rFonts w:ascii="Times New Roman" w:hAnsi="Times New Roman" w:hint="eastAsia"/>
            <w:sz w:val="24"/>
            <w:szCs w:val="24"/>
            <w:lang w:val="en-US"/>
          </w:rPr>
          <w:delText xml:space="preserve"> </w:delText>
        </w:r>
        <w:r w:rsidR="0003586C" w:rsidDel="003D3E90">
          <w:rPr>
            <w:rFonts w:ascii="Times New Roman" w:hAnsi="Times New Roman" w:hint="eastAsia"/>
            <w:sz w:val="24"/>
            <w:szCs w:val="24"/>
            <w:lang w:val="en-US"/>
          </w:rPr>
          <w:delText>(Fig.</w:delText>
        </w:r>
        <w:r w:rsidR="00B26602" w:rsidDel="003D3E90">
          <w:rPr>
            <w:rFonts w:ascii="Times New Roman" w:hAnsi="Times New Roman" w:hint="eastAsia"/>
            <w:sz w:val="24"/>
            <w:szCs w:val="24"/>
            <w:lang w:val="en-US"/>
          </w:rPr>
          <w:delText>8</w:delText>
        </w:r>
        <w:r w:rsidR="0003586C" w:rsidDel="003D3E90">
          <w:rPr>
            <w:rFonts w:ascii="Times New Roman" w:hAnsi="Times New Roman" w:hint="eastAsia"/>
            <w:sz w:val="24"/>
            <w:szCs w:val="24"/>
            <w:lang w:val="en-US"/>
          </w:rPr>
          <w:delText xml:space="preserve">) and </w:delText>
        </w:r>
        <w:r w:rsidR="00B2168D" w:rsidDel="003D3E90">
          <w:rPr>
            <w:rFonts w:ascii="Times New Roman" w:hAnsi="Times New Roman" w:hint="eastAsia"/>
            <w:sz w:val="24"/>
            <w:szCs w:val="24"/>
            <w:lang w:val="en-US"/>
          </w:rPr>
          <w:delText>decay with depth</w:delText>
        </w:r>
        <w:r w:rsidR="00441320" w:rsidDel="003D3E90">
          <w:rPr>
            <w:rFonts w:ascii="Times New Roman" w:hAnsi="Times New Roman" w:hint="eastAsia"/>
            <w:sz w:val="24"/>
            <w:szCs w:val="24"/>
            <w:lang w:val="en-US"/>
          </w:rPr>
          <w:delText xml:space="preserve"> exponentially</w:delText>
        </w:r>
        <w:r w:rsidR="00196B71" w:rsidDel="003D3E90">
          <w:rPr>
            <w:rFonts w:ascii="Times New Roman" w:hAnsi="Times New Roman"/>
            <w:sz w:val="24"/>
            <w:szCs w:val="24"/>
            <w:lang w:val="en-US"/>
          </w:rPr>
          <w:fldChar w:fldCharType="begin"/>
        </w:r>
        <w:r w:rsidR="00241B6B" w:rsidDel="003D3E90">
          <w:rPr>
            <w:rFonts w:ascii="Times New Roman" w:hAnsi="Times New Roman"/>
            <w:sz w:val="24"/>
            <w:szCs w:val="24"/>
            <w:lang w:val="en-US"/>
          </w:rPr>
          <w:delInstrText xml:space="preserve"> ADDIN EN.CITE &lt;EndNote&gt;&lt;Cite&gt;&lt;Author&gt;Faltinsen&lt;/Author&gt;&lt;Year&gt;1993&lt;/Year&gt;&lt;RecNum&gt;151&lt;/RecNum&gt;&lt;DisplayText&gt;[21]&lt;/DisplayText&gt;&lt;record&gt;&lt;rec-number&gt;151&lt;/rec-number&gt;&lt;foreign-keys&gt;&lt;key app="EN" db-id="tsx5rd0xkw5tswesdpwv0f2zfxwrdw09zrwe"&gt;151&lt;/key&gt;&lt;/foreign-keys&gt;&lt;ref-type name="Book"&gt;6&lt;/ref-type&gt;&lt;contributors&gt;&lt;authors&gt;&lt;author&gt;Faltinsen, O.M.&lt;/author&gt;&lt;/authors&gt;&lt;/contributors&gt;&lt;titles&gt;&lt;title&gt;Sea loads on ships and offshore structures&lt;/title&gt;&lt;/titles&gt;&lt;volume&gt;1&lt;/volume&gt;&lt;dates&gt;&lt;year&gt;1993&lt;/year&gt;&lt;/dates&gt;&lt;publisher&gt;Cambridge Univ Pr&lt;/publisher&gt;&lt;isbn&gt;0521458706&lt;/isbn&gt;&lt;urls&gt;&lt;/urls&gt;&lt;/record&gt;&lt;/Cite&gt;&lt;/EndNote&gt;</w:delInstrText>
        </w:r>
        <w:r w:rsidR="00196B71" w:rsidDel="003D3E90">
          <w:rPr>
            <w:rFonts w:ascii="Times New Roman" w:hAnsi="Times New Roman"/>
            <w:sz w:val="24"/>
            <w:szCs w:val="24"/>
            <w:lang w:val="en-US"/>
          </w:rPr>
          <w:fldChar w:fldCharType="separate"/>
        </w:r>
        <w:r w:rsidR="00241B6B" w:rsidDel="003D3E90">
          <w:rPr>
            <w:rFonts w:ascii="Times New Roman" w:hAnsi="Times New Roman"/>
            <w:noProof/>
            <w:sz w:val="24"/>
            <w:szCs w:val="24"/>
            <w:lang w:val="en-US"/>
          </w:rPr>
          <w:delText>[</w:delText>
        </w:r>
        <w:r w:rsidR="007252F3" w:rsidDel="003D3E90">
          <w:rPr>
            <w:rFonts w:ascii="Times New Roman" w:hAnsi="Times New Roman"/>
            <w:noProof/>
            <w:sz w:val="24"/>
            <w:szCs w:val="24"/>
            <w:lang w:val="en-US"/>
          </w:rPr>
          <w:fldChar w:fldCharType="begin"/>
        </w:r>
        <w:r w:rsidR="007252F3" w:rsidDel="003D3E90">
          <w:rPr>
            <w:rFonts w:ascii="Times New Roman" w:hAnsi="Times New Roman"/>
            <w:noProof/>
            <w:sz w:val="24"/>
            <w:szCs w:val="24"/>
            <w:lang w:val="en-US"/>
          </w:rPr>
          <w:delInstrText xml:space="preserve"> HYPERLINK  \l "_ENREF_21" \o "Faltinsen, 1993 #151" </w:delInstrText>
        </w:r>
        <w:r w:rsidR="007252F3" w:rsidDel="003D3E90">
          <w:rPr>
            <w:rFonts w:ascii="Times New Roman" w:hAnsi="Times New Roman"/>
            <w:noProof/>
            <w:sz w:val="24"/>
            <w:szCs w:val="24"/>
            <w:lang w:val="en-US"/>
          </w:rPr>
        </w:r>
        <w:r w:rsidR="007252F3" w:rsidDel="003D3E90">
          <w:rPr>
            <w:rFonts w:ascii="Times New Roman" w:hAnsi="Times New Roman"/>
            <w:noProof/>
            <w:sz w:val="24"/>
            <w:szCs w:val="24"/>
            <w:lang w:val="en-US"/>
          </w:rPr>
          <w:fldChar w:fldCharType="separate"/>
        </w:r>
        <w:r w:rsidR="007252F3" w:rsidDel="003D3E90">
          <w:rPr>
            <w:rFonts w:ascii="Times New Roman" w:hAnsi="Times New Roman"/>
            <w:noProof/>
            <w:sz w:val="24"/>
            <w:szCs w:val="24"/>
            <w:lang w:val="en-US"/>
          </w:rPr>
          <w:delText>21</w:delText>
        </w:r>
        <w:r w:rsidR="007252F3" w:rsidDel="003D3E90">
          <w:rPr>
            <w:rFonts w:ascii="Times New Roman" w:hAnsi="Times New Roman"/>
            <w:noProof/>
            <w:sz w:val="24"/>
            <w:szCs w:val="24"/>
            <w:lang w:val="en-US"/>
          </w:rPr>
          <w:fldChar w:fldCharType="end"/>
        </w:r>
        <w:r w:rsidR="00241B6B" w:rsidDel="003D3E90">
          <w:rPr>
            <w:rFonts w:ascii="Times New Roman" w:hAnsi="Times New Roman"/>
            <w:noProof/>
            <w:sz w:val="24"/>
            <w:szCs w:val="24"/>
            <w:lang w:val="en-US"/>
          </w:rPr>
          <w:delText>]</w:delText>
        </w:r>
        <w:r w:rsidR="00196B71" w:rsidDel="003D3E90">
          <w:rPr>
            <w:rFonts w:ascii="Times New Roman" w:hAnsi="Times New Roman"/>
            <w:sz w:val="24"/>
            <w:szCs w:val="24"/>
            <w:lang w:val="en-US"/>
          </w:rPr>
          <w:fldChar w:fldCharType="end"/>
        </w:r>
        <w:r w:rsidR="00441320" w:rsidDel="003D3E90">
          <w:rPr>
            <w:rFonts w:ascii="Times New Roman" w:hAnsi="Times New Roman" w:hint="eastAsia"/>
            <w:sz w:val="24"/>
            <w:szCs w:val="24"/>
            <w:lang w:val="en-US"/>
          </w:rPr>
          <w:delText>.</w:delText>
        </w:r>
        <w:r w:rsidR="00970BA1" w:rsidDel="003D3E90">
          <w:rPr>
            <w:rFonts w:ascii="Times New Roman" w:hAnsi="Times New Roman" w:hint="eastAsia"/>
            <w:sz w:val="24"/>
            <w:szCs w:val="24"/>
            <w:lang w:val="en-US"/>
          </w:rPr>
          <w:delText xml:space="preserve"> Fig</w:delText>
        </w:r>
        <w:r w:rsidR="00B26602" w:rsidDel="003D3E90">
          <w:rPr>
            <w:rFonts w:ascii="Times New Roman" w:hAnsi="Times New Roman" w:hint="eastAsia"/>
            <w:sz w:val="24"/>
            <w:szCs w:val="24"/>
            <w:lang w:val="en-US"/>
          </w:rPr>
          <w:delText>s</w:delText>
        </w:r>
        <w:r w:rsidR="00970BA1" w:rsidDel="003D3E90">
          <w:rPr>
            <w:rFonts w:ascii="Times New Roman" w:hAnsi="Times New Roman" w:hint="eastAsia"/>
            <w:sz w:val="24"/>
            <w:szCs w:val="24"/>
            <w:lang w:val="en-US"/>
          </w:rPr>
          <w:delText xml:space="preserve">. </w:delText>
        </w:r>
        <w:r w:rsidR="00B26602" w:rsidDel="003D3E90">
          <w:rPr>
            <w:rFonts w:ascii="Times New Roman" w:hAnsi="Times New Roman" w:hint="eastAsia"/>
            <w:sz w:val="24"/>
            <w:szCs w:val="24"/>
            <w:lang w:val="en-US"/>
          </w:rPr>
          <w:delText xml:space="preserve">9-10 </w:delText>
        </w:r>
        <w:r w:rsidR="00D5567B" w:rsidDel="003D3E90">
          <w:rPr>
            <w:rFonts w:ascii="Times New Roman" w:hAnsi="Times New Roman" w:hint="eastAsia"/>
            <w:sz w:val="24"/>
            <w:szCs w:val="24"/>
            <w:lang w:val="en-US"/>
          </w:rPr>
          <w:delText>illustrate</w:delText>
        </w:r>
        <w:r w:rsidR="00B26602" w:rsidDel="003D3E90">
          <w:rPr>
            <w:rFonts w:ascii="Times New Roman" w:hAnsi="Times New Roman" w:hint="eastAsia"/>
            <w:sz w:val="24"/>
            <w:szCs w:val="24"/>
            <w:lang w:val="en-US"/>
          </w:rPr>
          <w:delText xml:space="preserve"> </w:delText>
        </w:r>
        <w:r w:rsidR="00970BA1" w:rsidDel="003D3E90">
          <w:rPr>
            <w:rFonts w:ascii="Times New Roman" w:hAnsi="Times New Roman" w:hint="eastAsia"/>
            <w:sz w:val="24"/>
            <w:szCs w:val="24"/>
            <w:lang w:val="en-US"/>
          </w:rPr>
          <w:delText xml:space="preserve">that the wave loading at the upper part of the spar platform contributes more to the total force. </w:delText>
        </w:r>
        <w:r w:rsidR="00342C05" w:rsidDel="003D3E90">
          <w:rPr>
            <w:rFonts w:ascii="Times New Roman" w:hAnsi="Times New Roman" w:hint="eastAsia"/>
            <w:sz w:val="24"/>
            <w:szCs w:val="24"/>
            <w:lang w:val="en-US"/>
          </w:rPr>
          <w:delText>The second term in</w:delText>
        </w:r>
        <w:r w:rsidR="00970BA1" w:rsidDel="003D3E90">
          <w:rPr>
            <w:rFonts w:ascii="Times New Roman" w:hAnsi="Times New Roman" w:hint="eastAsia"/>
            <w:sz w:val="24"/>
            <w:szCs w:val="24"/>
            <w:lang w:val="en-US"/>
          </w:rPr>
          <w:delText xml:space="preserve"> </w:delText>
        </w:r>
        <w:r w:rsidR="006E39C9" w:rsidDel="003D3E90">
          <w:rPr>
            <w:rFonts w:ascii="Times New Roman" w:hAnsi="Times New Roman" w:hint="eastAsia"/>
            <w:sz w:val="24"/>
            <w:szCs w:val="24"/>
            <w:lang w:val="en-US"/>
          </w:rPr>
          <w:delText>E</w:delText>
        </w:r>
        <w:r w:rsidR="00970BA1" w:rsidDel="003D3E90">
          <w:rPr>
            <w:rFonts w:ascii="Times New Roman" w:hAnsi="Times New Roman" w:hint="eastAsia"/>
            <w:sz w:val="24"/>
            <w:szCs w:val="24"/>
            <w:lang w:val="en-US"/>
          </w:rPr>
          <w:delText>q.</w:delText>
        </w:r>
        <w:r w:rsidR="00D5567B" w:rsidDel="003D3E90">
          <w:rPr>
            <w:rFonts w:ascii="Times New Roman" w:hAnsi="Times New Roman" w:hint="eastAsia"/>
            <w:sz w:val="24"/>
            <w:szCs w:val="24"/>
            <w:lang w:val="en-US"/>
          </w:rPr>
          <w:delText xml:space="preserve"> </w:delText>
        </w:r>
        <w:r w:rsidR="00B26602" w:rsidDel="003D3E90">
          <w:rPr>
            <w:rFonts w:ascii="Times New Roman" w:hAnsi="Times New Roman" w:hint="eastAsia"/>
            <w:sz w:val="24"/>
            <w:szCs w:val="24"/>
            <w:lang w:val="en-US"/>
          </w:rPr>
          <w:delText xml:space="preserve">(8) </w:delText>
        </w:r>
        <w:r w:rsidR="00D5567B" w:rsidDel="003D3E90">
          <w:rPr>
            <w:rFonts w:ascii="Times New Roman" w:hAnsi="Times New Roman" w:hint="eastAsia"/>
            <w:sz w:val="24"/>
            <w:szCs w:val="24"/>
            <w:lang w:val="en-US"/>
          </w:rPr>
          <w:delText>indicates</w:delText>
        </w:r>
        <w:r w:rsidR="00342C05" w:rsidDel="003D3E90">
          <w:rPr>
            <w:rFonts w:ascii="Times New Roman" w:hAnsi="Times New Roman" w:hint="eastAsia"/>
            <w:sz w:val="24"/>
            <w:szCs w:val="24"/>
            <w:lang w:val="en-US"/>
          </w:rPr>
          <w:delText xml:space="preserve"> that</w:delText>
        </w:r>
        <w:r w:rsidR="00970BA1" w:rsidDel="003D3E90">
          <w:rPr>
            <w:rFonts w:ascii="Times New Roman" w:hAnsi="Times New Roman" w:hint="eastAsia"/>
            <w:sz w:val="24"/>
            <w:szCs w:val="24"/>
            <w:lang w:val="en-US"/>
          </w:rPr>
          <w:delText xml:space="preserve"> the dominating inertia force is sensitive to the acceleration of the platform motion.</w:delText>
        </w:r>
        <w:r w:rsidR="00D5567B" w:rsidDel="003D3E90">
          <w:rPr>
            <w:rFonts w:ascii="Times New Roman" w:hAnsi="Times New Roman" w:hint="eastAsia"/>
            <w:sz w:val="24"/>
            <w:szCs w:val="24"/>
            <w:lang w:val="en-US"/>
          </w:rPr>
          <w:delText xml:space="preserve"> Due to the presence of the </w:delText>
        </w:r>
        <w:r w:rsidR="00342C05" w:rsidDel="003D3E90">
          <w:rPr>
            <w:rFonts w:ascii="Times New Roman" w:hAnsi="Times New Roman" w:hint="eastAsia"/>
            <w:sz w:val="24"/>
            <w:szCs w:val="24"/>
            <w:lang w:val="en-US"/>
          </w:rPr>
          <w:delText xml:space="preserve">aerodynamic </w:delText>
        </w:r>
        <w:r w:rsidR="00D5567B" w:rsidDel="003D3E90">
          <w:rPr>
            <w:rFonts w:ascii="Times New Roman" w:hAnsi="Times New Roman" w:hint="eastAsia"/>
            <w:sz w:val="24"/>
            <w:szCs w:val="24"/>
            <w:lang w:val="en-US"/>
          </w:rPr>
          <w:delText xml:space="preserve">drag load in </w:delText>
        </w:r>
        <w:r w:rsidR="006E39C9" w:rsidDel="003D3E90">
          <w:rPr>
            <w:rFonts w:ascii="Times New Roman" w:hAnsi="Times New Roman" w:hint="eastAsia"/>
            <w:sz w:val="24"/>
            <w:szCs w:val="24"/>
            <w:lang w:val="en-US"/>
          </w:rPr>
          <w:delText>wind</w:delText>
        </w:r>
        <w:r w:rsidR="00D5567B" w:rsidDel="003D3E90">
          <w:rPr>
            <w:rFonts w:ascii="Times New Roman" w:hAnsi="Times New Roman" w:hint="eastAsia"/>
            <w:sz w:val="24"/>
            <w:szCs w:val="24"/>
            <w:lang w:val="en-US"/>
          </w:rPr>
          <w:delText xml:space="preserve"> direction, the fault cases with one or three blades seized </w:delText>
        </w:r>
        <w:r w:rsidR="00342C05" w:rsidDel="003D3E90">
          <w:rPr>
            <w:rFonts w:ascii="Times New Roman" w:hAnsi="Times New Roman" w:hint="eastAsia"/>
            <w:sz w:val="24"/>
            <w:szCs w:val="24"/>
            <w:lang w:val="en-US"/>
          </w:rPr>
          <w:delText xml:space="preserve">were associated with </w:delText>
        </w:r>
        <w:r w:rsidR="00D5567B" w:rsidDel="003D3E90">
          <w:rPr>
            <w:rFonts w:ascii="Times New Roman" w:hAnsi="Times New Roman" w:hint="eastAsia"/>
            <w:sz w:val="24"/>
            <w:szCs w:val="24"/>
            <w:lang w:val="en-US"/>
          </w:rPr>
          <w:delText>larger thrusts</w:delText>
        </w:r>
        <w:r w:rsidR="00342C05" w:rsidDel="003D3E90">
          <w:rPr>
            <w:rFonts w:ascii="Times New Roman" w:hAnsi="Times New Roman" w:hint="eastAsia"/>
            <w:sz w:val="24"/>
            <w:szCs w:val="24"/>
            <w:lang w:val="en-US"/>
          </w:rPr>
          <w:delText>. The heavier loads in the tower top le</w:delText>
        </w:r>
        <w:r w:rsidR="006E39C9" w:rsidDel="003D3E90">
          <w:rPr>
            <w:rFonts w:ascii="Times New Roman" w:hAnsi="Times New Roman" w:hint="eastAsia"/>
            <w:sz w:val="24"/>
            <w:szCs w:val="24"/>
            <w:lang w:val="en-US"/>
          </w:rPr>
          <w:delText>a</w:delText>
        </w:r>
        <w:r w:rsidR="00342C05" w:rsidDel="003D3E90">
          <w:rPr>
            <w:rFonts w:ascii="Times New Roman" w:hAnsi="Times New Roman" w:hint="eastAsia"/>
            <w:sz w:val="24"/>
            <w:szCs w:val="24"/>
            <w:lang w:val="en-US"/>
          </w:rPr>
          <w:delText xml:space="preserve">d to more </w:delText>
        </w:r>
        <w:r w:rsidR="00342C05" w:rsidDel="003D3E90">
          <w:rPr>
            <w:rFonts w:ascii="Times New Roman" w:hAnsi="Times New Roman"/>
            <w:sz w:val="24"/>
            <w:szCs w:val="24"/>
            <w:lang w:val="en-US"/>
          </w:rPr>
          <w:delText>pronounced</w:delText>
        </w:r>
        <w:r w:rsidR="00342C05" w:rsidDel="003D3E90">
          <w:rPr>
            <w:rFonts w:ascii="Times New Roman" w:hAnsi="Times New Roman" w:hint="eastAsia"/>
            <w:sz w:val="24"/>
            <w:szCs w:val="24"/>
            <w:lang w:val="en-US"/>
          </w:rPr>
          <w:delText xml:space="preserve"> platform motion</w:delText>
        </w:r>
        <w:r w:rsidR="00481F91" w:rsidDel="003D3E90">
          <w:rPr>
            <w:rFonts w:ascii="Times New Roman" w:hAnsi="Times New Roman" w:hint="eastAsia"/>
            <w:sz w:val="24"/>
            <w:szCs w:val="24"/>
            <w:lang w:val="en-US"/>
          </w:rPr>
          <w:delText>.</w:delText>
        </w:r>
      </w:del>
      <w:del w:id="223" w:author="jiangzhiy" w:date="2011-12-03T21:10:00Z">
        <w:r w:rsidR="00342C05" w:rsidDel="006A3C20">
          <w:rPr>
            <w:rFonts w:ascii="Times New Roman" w:hAnsi="Times New Roman" w:hint="eastAsia"/>
            <w:sz w:val="24"/>
            <w:szCs w:val="24"/>
            <w:lang w:val="en-US"/>
          </w:rPr>
          <w:delText xml:space="preserve"> </w:delText>
        </w:r>
        <w:r w:rsidR="00481F91" w:rsidDel="006A3C20">
          <w:rPr>
            <w:rFonts w:ascii="Times New Roman" w:hAnsi="Times New Roman" w:hint="eastAsia"/>
            <w:sz w:val="24"/>
            <w:szCs w:val="24"/>
            <w:lang w:val="en-US"/>
          </w:rPr>
          <w:delText>The water depth being small near the free surface zone</w:delText>
        </w:r>
      </w:del>
      <w:del w:id="224" w:author="jiangzhiy" w:date="2011-12-03T21:38:00Z">
        <w:r w:rsidR="00481F91" w:rsidDel="003D3E90">
          <w:rPr>
            <w:rFonts w:ascii="Times New Roman" w:hAnsi="Times New Roman" w:hint="eastAsia"/>
            <w:sz w:val="24"/>
            <w:szCs w:val="24"/>
            <w:lang w:val="en-US"/>
          </w:rPr>
          <w:delText xml:space="preserve">, the hydrodynamic loading </w:delText>
        </w:r>
        <w:r w:rsidR="006E39C9" w:rsidDel="003D3E90">
          <w:rPr>
            <w:rFonts w:ascii="Times New Roman" w:hAnsi="Times New Roman" w:hint="eastAsia"/>
            <w:sz w:val="24"/>
            <w:szCs w:val="24"/>
            <w:lang w:val="en-US"/>
          </w:rPr>
          <w:delText>is</w:delText>
        </w:r>
        <w:r w:rsidR="00481F91" w:rsidDel="003D3E90">
          <w:rPr>
            <w:rFonts w:ascii="Times New Roman" w:hAnsi="Times New Roman" w:hint="eastAsia"/>
            <w:sz w:val="24"/>
            <w:szCs w:val="24"/>
            <w:lang w:val="en-US"/>
          </w:rPr>
          <w:delText xml:space="preserve"> dominated by</w:delText>
        </w:r>
        <w:r w:rsidR="00342C05" w:rsidDel="003D3E90">
          <w:rPr>
            <w:rFonts w:ascii="Times New Roman" w:hAnsi="Times New Roman" w:hint="eastAsia"/>
            <w:sz w:val="24"/>
            <w:szCs w:val="24"/>
            <w:lang w:val="en-US"/>
          </w:rPr>
          <w:delText xml:space="preserve"> the first term in Eq.</w:delText>
        </w:r>
        <w:r w:rsidR="0077726D" w:rsidDel="003D3E90">
          <w:rPr>
            <w:rFonts w:ascii="Times New Roman" w:hAnsi="Times New Roman" w:hint="eastAsia"/>
            <w:sz w:val="24"/>
            <w:szCs w:val="24"/>
            <w:lang w:val="en-US"/>
          </w:rPr>
          <w:delText xml:space="preserve"> (8).</w:delText>
        </w:r>
        <w:r w:rsidR="00481F91" w:rsidDel="003D3E90">
          <w:rPr>
            <w:rFonts w:ascii="Times New Roman" w:hAnsi="Times New Roman" w:hint="eastAsia"/>
            <w:sz w:val="24"/>
            <w:szCs w:val="24"/>
            <w:lang w:val="en-US"/>
          </w:rPr>
          <w:delText xml:space="preserve">  That is to say, regardless of the blade pitch position</w:delText>
        </w:r>
        <w:r w:rsidR="0077726D" w:rsidDel="003D3E90">
          <w:rPr>
            <w:rFonts w:ascii="Times New Roman" w:hAnsi="Times New Roman" w:hint="eastAsia"/>
            <w:sz w:val="24"/>
            <w:szCs w:val="24"/>
            <w:lang w:val="en-US"/>
          </w:rPr>
          <w:delText xml:space="preserve">, the wave force </w:delText>
        </w:r>
        <w:r w:rsidR="00A01DF5" w:rsidDel="003D3E90">
          <w:rPr>
            <w:rFonts w:ascii="Times New Roman" w:hAnsi="Times New Roman"/>
            <w:sz w:val="24"/>
            <w:szCs w:val="24"/>
            <w:lang w:val="en-US"/>
          </w:rPr>
          <w:delText>remains</w:delText>
        </w:r>
        <w:r w:rsidR="0077726D" w:rsidDel="003D3E90">
          <w:rPr>
            <w:rFonts w:ascii="Times New Roman" w:hAnsi="Times New Roman" w:hint="eastAsia"/>
            <w:sz w:val="24"/>
            <w:szCs w:val="24"/>
            <w:lang w:val="en-US"/>
          </w:rPr>
          <w:delText xml:space="preserve"> at</w:delText>
        </w:r>
        <w:r w:rsidR="00481F91" w:rsidDel="003D3E90">
          <w:rPr>
            <w:rFonts w:ascii="Times New Roman" w:hAnsi="Times New Roman" w:hint="eastAsia"/>
            <w:sz w:val="24"/>
            <w:szCs w:val="24"/>
            <w:lang w:val="en-US"/>
          </w:rPr>
          <w:delText xml:space="preserve"> the same </w:delText>
        </w:r>
        <w:r w:rsidR="00BE33A1" w:rsidDel="003D3E90">
          <w:rPr>
            <w:rFonts w:ascii="Times New Roman" w:hAnsi="Times New Roman"/>
            <w:sz w:val="24"/>
            <w:szCs w:val="24"/>
            <w:lang w:val="en-US"/>
          </w:rPr>
          <w:delText>level</w:delText>
        </w:r>
        <w:r w:rsidR="0077726D" w:rsidDel="003D3E90">
          <w:rPr>
            <w:rFonts w:ascii="Times New Roman" w:hAnsi="Times New Roman" w:hint="eastAsia"/>
            <w:sz w:val="24"/>
            <w:szCs w:val="24"/>
            <w:lang w:val="en-US"/>
          </w:rPr>
          <w:delText xml:space="preserve">. </w:delText>
        </w:r>
        <w:r w:rsidR="00B92AA4" w:rsidDel="003D3E90">
          <w:rPr>
            <w:rFonts w:ascii="Times New Roman" w:hAnsi="Times New Roman" w:hint="eastAsia"/>
            <w:sz w:val="24"/>
            <w:szCs w:val="24"/>
            <w:lang w:val="en-US"/>
          </w:rPr>
          <w:delText xml:space="preserve">A minor </w:delText>
        </w:r>
        <w:r w:rsidR="000367EA" w:rsidDel="003D3E90">
          <w:rPr>
            <w:rFonts w:ascii="Times New Roman" w:hAnsi="Times New Roman" w:hint="eastAsia"/>
            <w:sz w:val="24"/>
            <w:szCs w:val="24"/>
            <w:lang w:val="en-US"/>
          </w:rPr>
          <w:delText>resonant</w:delText>
        </w:r>
        <w:r w:rsidR="00B92AA4" w:rsidDel="003D3E90">
          <w:rPr>
            <w:rFonts w:ascii="Times New Roman" w:hAnsi="Times New Roman" w:hint="eastAsia"/>
            <w:sz w:val="24"/>
            <w:szCs w:val="24"/>
            <w:lang w:val="en-US"/>
          </w:rPr>
          <w:delText xml:space="preserve"> peak can be found in Fig.9 around the first tower fore-aft elastic mode</w:delText>
        </w:r>
        <w:r w:rsidR="000367EA" w:rsidDel="003D3E90">
          <w:rPr>
            <w:rFonts w:ascii="Times New Roman" w:hAnsi="Times New Roman" w:hint="eastAsia"/>
            <w:sz w:val="24"/>
            <w:szCs w:val="24"/>
            <w:lang w:val="en-US"/>
          </w:rPr>
          <w:delText xml:space="preserve"> (2.37 rad/s)</w:delText>
        </w:r>
        <w:r w:rsidR="00B92AA4" w:rsidDel="003D3E90">
          <w:rPr>
            <w:rFonts w:ascii="Times New Roman" w:hAnsi="Times New Roman" w:hint="eastAsia"/>
            <w:sz w:val="24"/>
            <w:szCs w:val="24"/>
            <w:lang w:val="en-US"/>
          </w:rPr>
          <w:delText xml:space="preserve">. </w:delText>
        </w:r>
        <w:r w:rsidR="000367EA" w:rsidDel="003D3E90">
          <w:rPr>
            <w:rFonts w:ascii="Times New Roman" w:hAnsi="Times New Roman" w:hint="eastAsia"/>
            <w:sz w:val="24"/>
            <w:szCs w:val="24"/>
            <w:lang w:val="en-US"/>
          </w:rPr>
          <w:delText xml:space="preserve">When </w:delText>
        </w:r>
        <w:r w:rsidR="0077726D" w:rsidDel="003D3E90">
          <w:rPr>
            <w:rFonts w:ascii="Times New Roman" w:hAnsi="Times New Roman" w:hint="eastAsia"/>
            <w:sz w:val="24"/>
            <w:szCs w:val="24"/>
            <w:lang w:val="en-US"/>
          </w:rPr>
          <w:delText>the water depth becomes large</w:delText>
        </w:r>
        <w:r w:rsidR="00481F91" w:rsidDel="003D3E90">
          <w:rPr>
            <w:rFonts w:ascii="Times New Roman" w:hAnsi="Times New Roman" w:hint="eastAsia"/>
            <w:sz w:val="24"/>
            <w:szCs w:val="24"/>
            <w:lang w:val="en-US"/>
          </w:rPr>
          <w:delText xml:space="preserve">, the first term dies out and the wave </w:delText>
        </w:r>
        <w:r w:rsidR="00BE33A1" w:rsidDel="003D3E90">
          <w:rPr>
            <w:rFonts w:ascii="Times New Roman" w:hAnsi="Times New Roman"/>
            <w:sz w:val="24"/>
            <w:szCs w:val="24"/>
            <w:lang w:val="en-US"/>
          </w:rPr>
          <w:delText>force becomes</w:delText>
        </w:r>
        <w:r w:rsidR="00481F91" w:rsidDel="003D3E90">
          <w:rPr>
            <w:rFonts w:ascii="Times New Roman" w:hAnsi="Times New Roman" w:hint="eastAsia"/>
            <w:sz w:val="24"/>
            <w:szCs w:val="24"/>
            <w:lang w:val="en-US"/>
          </w:rPr>
          <w:delText xml:space="preserve"> dominated by the second term</w:delText>
        </w:r>
        <w:r w:rsidR="007449E9" w:rsidDel="003D3E90">
          <w:rPr>
            <w:rFonts w:ascii="Times New Roman" w:hAnsi="Times New Roman" w:hint="eastAsia"/>
            <w:sz w:val="24"/>
            <w:szCs w:val="24"/>
            <w:lang w:val="en-US"/>
          </w:rPr>
          <w:delText xml:space="preserve"> which is related to the acceleration of platform motion</w:delText>
        </w:r>
        <w:r w:rsidR="00481F91" w:rsidDel="003D3E90">
          <w:rPr>
            <w:rFonts w:ascii="Times New Roman" w:hAnsi="Times New Roman" w:hint="eastAsia"/>
            <w:sz w:val="24"/>
            <w:szCs w:val="24"/>
            <w:lang w:val="en-US"/>
          </w:rPr>
          <w:delText>.</w:delText>
        </w:r>
        <w:r w:rsidR="00955396" w:rsidDel="003D3E90">
          <w:rPr>
            <w:rFonts w:ascii="Times New Roman" w:hAnsi="Times New Roman" w:hint="eastAsia"/>
            <w:sz w:val="24"/>
            <w:szCs w:val="24"/>
            <w:lang w:val="en-US"/>
          </w:rPr>
          <w:delText xml:space="preserve"> </w:delText>
        </w:r>
        <w:r w:rsidR="00BD4C61" w:rsidDel="003D3E90">
          <w:rPr>
            <w:rFonts w:ascii="Times New Roman" w:hAnsi="Times New Roman" w:hint="eastAsia"/>
            <w:sz w:val="24"/>
            <w:szCs w:val="24"/>
            <w:lang w:val="en-US"/>
          </w:rPr>
          <w:delText xml:space="preserve">In some situation, the fault cases with seized blades may have lower hydrodynamic loads on the spar column. </w:delText>
        </w:r>
        <w:r w:rsidR="00955396" w:rsidDel="003D3E90">
          <w:rPr>
            <w:rFonts w:ascii="Times New Roman" w:hAnsi="Times New Roman" w:hint="eastAsia"/>
            <w:sz w:val="24"/>
            <w:szCs w:val="24"/>
            <w:lang w:val="en-US"/>
          </w:rPr>
          <w:delText xml:space="preserve">This is due to the </w:delText>
        </w:r>
        <w:r w:rsidR="00955396" w:rsidDel="003D3E90">
          <w:rPr>
            <w:rFonts w:ascii="Times New Roman" w:hAnsi="Times New Roman"/>
            <w:sz w:val="24"/>
            <w:szCs w:val="24"/>
            <w:lang w:val="en-US"/>
          </w:rPr>
          <w:delText>elasticity</w:delText>
        </w:r>
        <w:r w:rsidR="00955396" w:rsidDel="003D3E90">
          <w:rPr>
            <w:rFonts w:ascii="Times New Roman" w:hAnsi="Times New Roman" w:hint="eastAsia"/>
            <w:sz w:val="24"/>
            <w:szCs w:val="24"/>
            <w:lang w:val="en-US"/>
          </w:rPr>
          <w:delText xml:space="preserve"> of turbine tower and disappears for a rigid tower. </w:delText>
        </w:r>
        <w:r w:rsidR="007449E9" w:rsidDel="003D3E90">
          <w:rPr>
            <w:rFonts w:ascii="Times New Roman" w:hAnsi="Times New Roman" w:hint="eastAsia"/>
            <w:sz w:val="24"/>
            <w:szCs w:val="24"/>
            <w:lang w:val="en-US"/>
          </w:rPr>
          <w:delText>As is shown by Fig.1</w:delText>
        </w:r>
        <w:r w:rsidR="00CD78CF" w:rsidDel="003D3E90">
          <w:rPr>
            <w:rFonts w:ascii="Times New Roman" w:hAnsi="Times New Roman" w:hint="eastAsia"/>
            <w:sz w:val="24"/>
            <w:szCs w:val="24"/>
            <w:lang w:val="en-US"/>
          </w:rPr>
          <w:delText>0</w:delText>
        </w:r>
        <w:r w:rsidR="007449E9" w:rsidDel="003D3E90">
          <w:rPr>
            <w:rFonts w:ascii="Times New Roman" w:hAnsi="Times New Roman" w:hint="eastAsia"/>
            <w:sz w:val="24"/>
            <w:szCs w:val="24"/>
            <w:lang w:val="en-US"/>
          </w:rPr>
          <w:delText>,</w:delText>
        </w:r>
        <w:r w:rsidR="00703D6F" w:rsidDel="003D3E90">
          <w:rPr>
            <w:rFonts w:ascii="Times New Roman" w:hAnsi="Times New Roman" w:hint="eastAsia"/>
            <w:sz w:val="24"/>
            <w:szCs w:val="24"/>
            <w:lang w:val="en-US"/>
          </w:rPr>
          <w:delText xml:space="preserve"> </w:delText>
        </w:r>
        <w:r w:rsidR="00A554EE" w:rsidDel="003D3E90">
          <w:rPr>
            <w:rFonts w:ascii="Times New Roman" w:hAnsi="Times New Roman" w:hint="eastAsia"/>
            <w:sz w:val="24"/>
            <w:szCs w:val="24"/>
            <w:lang w:val="en-US"/>
          </w:rPr>
          <w:delText>when the wave misalignment is 0 deg</w:delText>
        </w:r>
      </w:del>
      <w:del w:id="225" w:author="jiangzhiy" w:date="2011-12-03T21:14:00Z">
        <w:r w:rsidR="00A554EE" w:rsidDel="006A3C20">
          <w:rPr>
            <w:rFonts w:ascii="Times New Roman" w:hAnsi="Times New Roman" w:hint="eastAsia"/>
            <w:sz w:val="24"/>
            <w:szCs w:val="24"/>
            <w:lang w:val="en-US"/>
          </w:rPr>
          <w:delText xml:space="preserve"> and there is wind</w:delText>
        </w:r>
      </w:del>
      <w:del w:id="226" w:author="jiangzhiy" w:date="2011-12-03T21:38:00Z">
        <w:r w:rsidR="00A554EE" w:rsidDel="003D3E90">
          <w:rPr>
            <w:rFonts w:ascii="Times New Roman" w:hAnsi="Times New Roman" w:hint="eastAsia"/>
            <w:sz w:val="24"/>
            <w:szCs w:val="24"/>
            <w:lang w:val="en-US"/>
          </w:rPr>
          <w:delText xml:space="preserve">, the wave excitation </w:delText>
        </w:r>
        <w:r w:rsidR="00797280" w:rsidDel="003D3E90">
          <w:rPr>
            <w:rFonts w:ascii="Times New Roman" w:hAnsi="Times New Roman" w:hint="eastAsia"/>
            <w:sz w:val="24"/>
            <w:szCs w:val="24"/>
            <w:lang w:val="en-US"/>
          </w:rPr>
          <w:delText>on the lower part of the spar platform</w:delText>
        </w:r>
        <w:r w:rsidR="00A554EE" w:rsidDel="003D3E90">
          <w:rPr>
            <w:rFonts w:ascii="Times New Roman" w:hAnsi="Times New Roman" w:hint="eastAsia"/>
            <w:sz w:val="24"/>
            <w:szCs w:val="24"/>
            <w:lang w:val="en-US"/>
          </w:rPr>
          <w:delText xml:space="preserve"> resembles that of a condition with wave alone</w:delText>
        </w:r>
        <w:r w:rsidR="00D5567B" w:rsidDel="003D3E90">
          <w:rPr>
            <w:rFonts w:ascii="Times New Roman" w:hAnsi="Times New Roman" w:hint="eastAsia"/>
            <w:sz w:val="24"/>
            <w:szCs w:val="24"/>
            <w:lang w:val="en-US"/>
          </w:rPr>
          <w:delText>.</w:delText>
        </w:r>
        <w:r w:rsidR="00A554EE" w:rsidDel="003D3E90">
          <w:rPr>
            <w:rFonts w:ascii="Times New Roman" w:hAnsi="Times New Roman" w:hint="eastAsia"/>
            <w:sz w:val="24"/>
            <w:szCs w:val="24"/>
            <w:lang w:val="en-US"/>
          </w:rPr>
          <w:delText xml:space="preserve"> Reduced excitation is observed when blades are seized.</w:delText>
        </w:r>
        <w:r w:rsidR="009B3A68" w:rsidDel="003D3E90">
          <w:rPr>
            <w:rFonts w:ascii="Times New Roman" w:hAnsi="Times New Roman" w:hint="eastAsia"/>
            <w:sz w:val="24"/>
            <w:szCs w:val="24"/>
            <w:lang w:val="en-US"/>
          </w:rPr>
          <w:delText xml:space="preserve"> Due to the increased thrust force acting in the same direction of wave propagation, platform </w:delText>
        </w:r>
        <w:r w:rsidR="0054121B" w:rsidDel="003D3E90">
          <w:rPr>
            <w:rFonts w:ascii="Times New Roman" w:hAnsi="Times New Roman" w:hint="eastAsia"/>
            <w:sz w:val="24"/>
            <w:szCs w:val="24"/>
            <w:lang w:val="en-US"/>
          </w:rPr>
          <w:delText xml:space="preserve">motion velocity </w:delText>
        </w:r>
        <w:r w:rsidR="009B3A68" w:rsidDel="003D3E90">
          <w:rPr>
            <w:rFonts w:ascii="Times New Roman" w:hAnsi="Times New Roman" w:hint="eastAsia"/>
            <w:sz w:val="24"/>
            <w:szCs w:val="24"/>
            <w:lang w:val="en-US"/>
          </w:rPr>
          <w:delText xml:space="preserve">rises but </w:delText>
        </w:r>
        <w:r w:rsidR="0054121B" w:rsidDel="003D3E90">
          <w:rPr>
            <w:rFonts w:ascii="Times New Roman" w:hAnsi="Times New Roman" w:hint="eastAsia"/>
            <w:sz w:val="24"/>
            <w:szCs w:val="24"/>
            <w:lang w:val="en-US"/>
          </w:rPr>
          <w:delText>acceleration</w:delText>
        </w:r>
        <w:r w:rsidR="009B3A68" w:rsidDel="003D3E90">
          <w:rPr>
            <w:rFonts w:ascii="Times New Roman" w:hAnsi="Times New Roman" w:hint="eastAsia"/>
            <w:sz w:val="24"/>
            <w:szCs w:val="24"/>
            <w:lang w:val="en-US"/>
          </w:rPr>
          <w:delText xml:space="preserve"> drops</w:delText>
        </w:r>
        <w:r w:rsidR="0054121B" w:rsidDel="003D3E90">
          <w:rPr>
            <w:rFonts w:ascii="Times New Roman" w:hAnsi="Times New Roman" w:hint="eastAsia"/>
            <w:sz w:val="24"/>
            <w:szCs w:val="24"/>
            <w:lang w:val="en-US"/>
          </w:rPr>
          <w:delText xml:space="preserve">. </w:delText>
        </w:r>
        <w:r w:rsidR="00797280" w:rsidDel="003D3E90">
          <w:rPr>
            <w:rFonts w:ascii="Times New Roman" w:hAnsi="Times New Roman" w:hint="eastAsia"/>
            <w:sz w:val="24"/>
            <w:szCs w:val="24"/>
            <w:lang w:val="en-US"/>
          </w:rPr>
          <w:delText xml:space="preserve">However, </w:delText>
        </w:r>
        <w:r w:rsidR="009B3A68" w:rsidDel="003D3E90">
          <w:rPr>
            <w:rFonts w:ascii="Times New Roman" w:hAnsi="Times New Roman" w:hint="eastAsia"/>
            <w:sz w:val="24"/>
            <w:szCs w:val="24"/>
            <w:lang w:val="en-US"/>
          </w:rPr>
          <w:delText xml:space="preserve">the fault cases have larger hydrodynamic loads </w:delText>
        </w:r>
        <w:r w:rsidR="00797280" w:rsidDel="003D3E90">
          <w:rPr>
            <w:rFonts w:ascii="Times New Roman" w:hAnsi="Times New Roman" w:hint="eastAsia"/>
            <w:sz w:val="24"/>
            <w:szCs w:val="24"/>
            <w:lang w:val="en-US"/>
          </w:rPr>
          <w:delText xml:space="preserve">when </w:delText>
        </w:r>
        <w:r w:rsidR="009B3A68" w:rsidDel="003D3E90">
          <w:rPr>
            <w:rFonts w:ascii="Times New Roman" w:hAnsi="Times New Roman" w:hint="eastAsia"/>
            <w:sz w:val="24"/>
            <w:szCs w:val="24"/>
            <w:lang w:val="en-US"/>
          </w:rPr>
          <w:delText xml:space="preserve">the </w:delText>
        </w:r>
        <w:r w:rsidR="00797280" w:rsidDel="003D3E90">
          <w:rPr>
            <w:rFonts w:ascii="Times New Roman" w:hAnsi="Times New Roman" w:hint="eastAsia"/>
            <w:sz w:val="24"/>
            <w:szCs w:val="24"/>
            <w:lang w:val="en-US"/>
          </w:rPr>
          <w:delText xml:space="preserve">wave misalignment </w:delText>
        </w:r>
        <w:r w:rsidR="005958C1" w:rsidDel="003D3E90">
          <w:rPr>
            <w:rFonts w:ascii="Times New Roman" w:hAnsi="Times New Roman" w:hint="eastAsia"/>
            <w:sz w:val="24"/>
            <w:szCs w:val="24"/>
            <w:lang w:val="en-US"/>
          </w:rPr>
          <w:delText>turns</w:delText>
        </w:r>
      </w:del>
      <w:del w:id="227" w:author="jiangzhiy" w:date="2011-12-03T21:19:00Z">
        <w:r w:rsidR="00797280" w:rsidDel="00B9425F">
          <w:rPr>
            <w:rFonts w:ascii="Times New Roman" w:hAnsi="Times New Roman" w:hint="eastAsia"/>
            <w:sz w:val="24"/>
            <w:szCs w:val="24"/>
            <w:lang w:val="en-US"/>
          </w:rPr>
          <w:delText xml:space="preserve"> </w:delText>
        </w:r>
      </w:del>
      <w:del w:id="228" w:author="jiangzhiy" w:date="2011-12-03T21:38:00Z">
        <w:r w:rsidR="00797280" w:rsidDel="003D3E90">
          <w:rPr>
            <w:rFonts w:ascii="Times New Roman" w:hAnsi="Times New Roman" w:hint="eastAsia"/>
            <w:sz w:val="24"/>
            <w:szCs w:val="24"/>
            <w:lang w:val="en-US"/>
          </w:rPr>
          <w:delText>90 deg</w:delText>
        </w:r>
        <w:r w:rsidR="0095552D" w:rsidDel="003D3E90">
          <w:rPr>
            <w:rFonts w:ascii="Times New Roman" w:hAnsi="Times New Roman"/>
            <w:sz w:val="24"/>
            <w:szCs w:val="24"/>
            <w:lang w:val="en-US"/>
          </w:rPr>
          <w:delText xml:space="preserve"> (Fig.11)</w:delText>
        </w:r>
        <w:r w:rsidR="00463253" w:rsidDel="003D3E90">
          <w:rPr>
            <w:rFonts w:ascii="Times New Roman" w:hAnsi="Times New Roman"/>
            <w:sz w:val="24"/>
            <w:szCs w:val="24"/>
            <w:lang w:val="en-US"/>
          </w:rPr>
          <w:delText xml:space="preserve"> because there exist less aerodynamic forces in </w:delText>
        </w:r>
        <w:r w:rsidR="0095552D" w:rsidDel="003D3E90">
          <w:rPr>
            <w:rFonts w:ascii="Times New Roman" w:hAnsi="Times New Roman"/>
            <w:sz w:val="24"/>
            <w:szCs w:val="24"/>
            <w:lang w:val="en-US"/>
          </w:rPr>
          <w:delText>the wave direction when blades are seized</w:delText>
        </w:r>
        <w:r w:rsidR="009B3A68" w:rsidDel="003D3E90">
          <w:rPr>
            <w:rFonts w:ascii="Times New Roman" w:hAnsi="Times New Roman" w:hint="eastAsia"/>
            <w:sz w:val="24"/>
            <w:szCs w:val="24"/>
            <w:lang w:val="en-US"/>
          </w:rPr>
          <w:delText>.</w:delText>
        </w:r>
        <w:r w:rsidR="00797280" w:rsidDel="003D3E90">
          <w:rPr>
            <w:rFonts w:ascii="Times New Roman" w:hAnsi="Times New Roman" w:hint="eastAsia"/>
            <w:sz w:val="24"/>
            <w:szCs w:val="24"/>
            <w:lang w:val="en-US"/>
          </w:rPr>
          <w:delText xml:space="preserve"> </w:delText>
        </w:r>
        <w:r w:rsidR="00B92AA4" w:rsidDel="003D3E90">
          <w:rPr>
            <w:rFonts w:ascii="Times New Roman" w:hAnsi="Times New Roman" w:hint="eastAsia"/>
            <w:sz w:val="24"/>
            <w:szCs w:val="24"/>
            <w:lang w:val="en-US"/>
          </w:rPr>
          <w:delText>D</w:delText>
        </w:r>
        <w:r w:rsidR="00111912" w:rsidDel="003D3E90">
          <w:rPr>
            <w:rFonts w:ascii="Times New Roman" w:hAnsi="Times New Roman" w:hint="eastAsia"/>
            <w:sz w:val="24"/>
            <w:szCs w:val="24"/>
            <w:lang w:val="en-US"/>
          </w:rPr>
          <w:delText xml:space="preserve">ue to </w:delText>
        </w:r>
        <w:r w:rsidR="00FC37C3" w:rsidDel="003D3E90">
          <w:rPr>
            <w:rFonts w:ascii="Times New Roman" w:hAnsi="Times New Roman" w:hint="eastAsia"/>
            <w:sz w:val="24"/>
            <w:szCs w:val="24"/>
            <w:lang w:val="en-US"/>
          </w:rPr>
          <w:delText>the long length of the spar column</w:delText>
        </w:r>
        <w:r w:rsidR="00111912" w:rsidDel="003D3E90">
          <w:rPr>
            <w:rFonts w:ascii="Times New Roman" w:hAnsi="Times New Roman" w:hint="eastAsia"/>
            <w:sz w:val="24"/>
            <w:szCs w:val="24"/>
            <w:lang w:val="en-US"/>
          </w:rPr>
          <w:delText xml:space="preserve">, the hydrodynamic force </w:delText>
        </w:r>
        <w:r w:rsidR="00BC2036" w:rsidDel="003D3E90">
          <w:rPr>
            <w:rFonts w:ascii="Times New Roman" w:hAnsi="Times New Roman" w:hint="eastAsia"/>
            <w:sz w:val="24"/>
            <w:szCs w:val="24"/>
            <w:lang w:val="en-US"/>
          </w:rPr>
          <w:delText xml:space="preserve">on </w:delText>
        </w:r>
        <w:r w:rsidR="00111912" w:rsidDel="003D3E90">
          <w:rPr>
            <w:rFonts w:ascii="Times New Roman" w:hAnsi="Times New Roman" w:hint="eastAsia"/>
            <w:sz w:val="24"/>
            <w:szCs w:val="24"/>
            <w:lang w:val="en-US"/>
          </w:rPr>
          <w:delText xml:space="preserve">the lower part of the spar </w:delText>
        </w:r>
        <w:r w:rsidR="00BC2036" w:rsidDel="003D3E90">
          <w:rPr>
            <w:rFonts w:ascii="Times New Roman" w:hAnsi="Times New Roman" w:hint="eastAsia"/>
            <w:sz w:val="24"/>
            <w:szCs w:val="24"/>
            <w:lang w:val="en-US"/>
          </w:rPr>
          <w:delText>may affect</w:delText>
        </w:r>
        <w:r w:rsidR="00B92AA4" w:rsidDel="003D3E90">
          <w:rPr>
            <w:rFonts w:ascii="Times New Roman" w:hAnsi="Times New Roman" w:hint="eastAsia"/>
            <w:sz w:val="24"/>
            <w:szCs w:val="24"/>
            <w:lang w:val="en-US"/>
          </w:rPr>
          <w:delText xml:space="preserve"> some structural responses</w:delText>
        </w:r>
        <w:r w:rsidR="00BC2036" w:rsidDel="003D3E90">
          <w:rPr>
            <w:rFonts w:ascii="Times New Roman" w:hAnsi="Times New Roman" w:hint="eastAsia"/>
            <w:sz w:val="24"/>
            <w:szCs w:val="24"/>
            <w:lang w:val="en-US"/>
          </w:rPr>
          <w:delText>.</w:delText>
        </w:r>
      </w:del>
    </w:p>
    <w:p w:rsidR="00E4756E" w:rsidRDefault="00E4756E" w:rsidP="00B2168D">
      <w:pPr>
        <w:autoSpaceDE w:val="0"/>
        <w:autoSpaceDN w:val="0"/>
        <w:adjustRightInd w:val="0"/>
        <w:spacing w:after="0" w:line="240" w:lineRule="auto"/>
        <w:jc w:val="center"/>
        <w:rPr>
          <w:rFonts w:ascii="Times New Roman" w:hAnsi="Times New Roman"/>
          <w:sz w:val="24"/>
          <w:szCs w:val="24"/>
          <w:lang w:val="en-US"/>
        </w:rPr>
      </w:pPr>
      <w:r>
        <w:rPr>
          <w:rFonts w:ascii="Times New Roman" w:hAnsi="Times New Roman"/>
          <w:noProof/>
          <w:sz w:val="24"/>
          <w:szCs w:val="24"/>
        </w:rPr>
        <w:drawing>
          <wp:inline distT="0" distB="0" distL="0" distR="0">
            <wp:extent cx="3338945" cy="256360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cstate="print"/>
                    <a:srcRect t="5530" r="7813"/>
                    <a:stretch>
                      <a:fillRect/>
                    </a:stretch>
                  </pic:blipFill>
                  <pic:spPr bwMode="auto">
                    <a:xfrm>
                      <a:off x="0" y="0"/>
                      <a:ext cx="3338716" cy="2563433"/>
                    </a:xfrm>
                    <a:prstGeom prst="rect">
                      <a:avLst/>
                    </a:prstGeom>
                    <a:noFill/>
                    <a:ln w="9525">
                      <a:noFill/>
                      <a:miter lim="800000"/>
                      <a:headEnd/>
                      <a:tailEnd/>
                    </a:ln>
                  </pic:spPr>
                </pic:pic>
              </a:graphicData>
            </a:graphic>
          </wp:inline>
        </w:drawing>
      </w:r>
    </w:p>
    <w:p w:rsidR="00441320" w:rsidRPr="00BC2036" w:rsidRDefault="00630ABB" w:rsidP="00B2168D">
      <w:pPr>
        <w:jc w:val="center"/>
        <w:rPr>
          <w:rFonts w:ascii="Times New Roman" w:hAnsi="Times New Roman" w:cs="Times New Roman"/>
          <w:noProof/>
          <w:lang w:val="en-US"/>
        </w:rPr>
      </w:pPr>
      <w:proofErr w:type="gramStart"/>
      <w:r>
        <w:rPr>
          <w:rFonts w:ascii="Times New Roman" w:hAnsi="Times New Roman" w:cs="Times New Roman" w:hint="eastAsia"/>
          <w:lang w:val="en-US"/>
        </w:rPr>
        <w:t>Fig.</w:t>
      </w:r>
      <w:proofErr w:type="gramEnd"/>
      <w:del w:id="229" w:author="jiangzhiy" w:date="2011-12-03T20:39:00Z">
        <w:r w:rsidDel="006C5C6B">
          <w:rPr>
            <w:rFonts w:ascii="Times New Roman" w:hAnsi="Times New Roman" w:cs="Times New Roman" w:hint="eastAsia"/>
            <w:lang w:val="en-US"/>
          </w:rPr>
          <w:delText xml:space="preserve">8 </w:delText>
        </w:r>
      </w:del>
      <w:ins w:id="230" w:author="jiangzhiy" w:date="2011-12-03T20:39:00Z">
        <w:r w:rsidR="006C5C6B">
          <w:rPr>
            <w:rFonts w:ascii="Times New Roman" w:hAnsi="Times New Roman" w:cs="Times New Roman" w:hint="eastAsia"/>
            <w:lang w:val="en-US"/>
          </w:rPr>
          <w:t xml:space="preserve">9 </w:t>
        </w:r>
      </w:ins>
      <w:r w:rsidR="00B2168D" w:rsidRPr="00B2168D">
        <w:rPr>
          <w:rFonts w:ascii="Times New Roman" w:hAnsi="Times New Roman" w:cs="Times New Roman" w:hint="eastAsia"/>
          <w:lang w:val="en-US"/>
        </w:rPr>
        <w:t xml:space="preserve">Hydrodynamic force at </w:t>
      </w:r>
      <w:del w:id="231" w:author="jiangzhiy" w:date="2011-12-04T10:32:00Z">
        <w:r w:rsidR="00B2168D" w:rsidRPr="00B2168D" w:rsidDel="003522D8">
          <w:rPr>
            <w:rFonts w:ascii="Times New Roman" w:hAnsi="Times New Roman" w:cs="Times New Roman" w:hint="eastAsia"/>
            <w:lang w:val="en-US"/>
          </w:rPr>
          <w:delText>2.5</w:delText>
        </w:r>
      </w:del>
      <w:ins w:id="232" w:author="jiangzhiy" w:date="2011-12-04T10:32:00Z">
        <w:r w:rsidR="003522D8">
          <w:rPr>
            <w:rFonts w:ascii="Times New Roman" w:hAnsi="Times New Roman" w:cs="Times New Roman" w:hint="eastAsia"/>
            <w:lang w:val="en-US"/>
          </w:rPr>
          <w:t>3</w:t>
        </w:r>
      </w:ins>
      <w:r w:rsidR="00B2168D" w:rsidRPr="00B2168D">
        <w:rPr>
          <w:rFonts w:ascii="Times New Roman" w:hAnsi="Times New Roman" w:cs="Times New Roman" w:hint="eastAsia"/>
          <w:lang w:val="en-US"/>
        </w:rPr>
        <w:t>m below MWL, blade2seized, V=38.7m/s</w:t>
      </w:r>
    </w:p>
    <w:p w:rsidR="00D5567B" w:rsidRDefault="001B15BF" w:rsidP="00B2168D">
      <w:pPr>
        <w:jc w:val="center"/>
        <w:rPr>
          <w:rFonts w:ascii="Times New Roman" w:hAnsi="Times New Roman" w:cs="Times New Roman"/>
          <w:lang w:val="en-US"/>
        </w:rPr>
      </w:pPr>
      <w:r>
        <w:rPr>
          <w:rFonts w:ascii="Times New Roman" w:hAnsi="Times New Roman" w:cs="Times New Roman"/>
          <w:noProof/>
        </w:rPr>
        <w:drawing>
          <wp:inline distT="0" distB="0" distL="0" distR="0">
            <wp:extent cx="3560618" cy="2643489"/>
            <wp:effectExtent l="19050" t="0" r="1732"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6" cstate="print"/>
                    <a:srcRect l="1075" t="6220" r="4301"/>
                    <a:stretch>
                      <a:fillRect/>
                    </a:stretch>
                  </pic:blipFill>
                  <pic:spPr bwMode="auto">
                    <a:xfrm>
                      <a:off x="0" y="0"/>
                      <a:ext cx="3560618" cy="2643489"/>
                    </a:xfrm>
                    <a:prstGeom prst="rect">
                      <a:avLst/>
                    </a:prstGeom>
                    <a:noFill/>
                    <a:ln w="9525">
                      <a:noFill/>
                      <a:miter lim="800000"/>
                      <a:headEnd/>
                      <a:tailEnd/>
                    </a:ln>
                  </pic:spPr>
                </pic:pic>
              </a:graphicData>
            </a:graphic>
          </wp:inline>
        </w:drawing>
      </w:r>
    </w:p>
    <w:p w:rsidR="004F576E" w:rsidRDefault="004F576E" w:rsidP="004F576E">
      <w:pPr>
        <w:jc w:val="center"/>
        <w:rPr>
          <w:rFonts w:ascii="Times New Roman" w:hAnsi="Times New Roman" w:cs="Times New Roman"/>
          <w:lang w:val="en-US"/>
        </w:rPr>
      </w:pPr>
      <w:proofErr w:type="gramStart"/>
      <w:r>
        <w:rPr>
          <w:rFonts w:ascii="Times New Roman" w:hAnsi="Times New Roman" w:cs="Times New Roman" w:hint="eastAsia"/>
          <w:lang w:val="en-US"/>
        </w:rPr>
        <w:t>Fig.</w:t>
      </w:r>
      <w:proofErr w:type="gramEnd"/>
      <w:del w:id="233" w:author="jiangzhiy" w:date="2011-12-03T20:39:00Z">
        <w:r w:rsidDel="006C5C6B">
          <w:rPr>
            <w:rFonts w:ascii="Times New Roman" w:hAnsi="Times New Roman" w:cs="Times New Roman" w:hint="eastAsia"/>
            <w:lang w:val="en-US"/>
          </w:rPr>
          <w:delText xml:space="preserve">9 </w:delText>
        </w:r>
      </w:del>
      <w:ins w:id="234" w:author="jiangzhiy" w:date="2011-12-03T20:39:00Z">
        <w:r w:rsidR="006C5C6B">
          <w:rPr>
            <w:rFonts w:ascii="Times New Roman" w:hAnsi="Times New Roman" w:cs="Times New Roman" w:hint="eastAsia"/>
            <w:lang w:val="en-US"/>
          </w:rPr>
          <w:t xml:space="preserve">10 </w:t>
        </w:r>
      </w:ins>
      <w:r w:rsidR="0003586C" w:rsidRPr="004F576E">
        <w:rPr>
          <w:rFonts w:ascii="Times New Roman" w:hAnsi="Times New Roman" w:cs="Times New Roman" w:hint="eastAsia"/>
          <w:lang w:val="en-US"/>
        </w:rPr>
        <w:t xml:space="preserve">Spectrum of wave force at </w:t>
      </w:r>
      <w:del w:id="235" w:author="jiangzhiy" w:date="2011-12-04T10:32:00Z">
        <w:r w:rsidR="0003586C" w:rsidRPr="00B2168D" w:rsidDel="003522D8">
          <w:rPr>
            <w:rFonts w:ascii="Times New Roman" w:hAnsi="Times New Roman" w:cs="Times New Roman" w:hint="eastAsia"/>
            <w:lang w:val="en-US"/>
          </w:rPr>
          <w:delText>2.5</w:delText>
        </w:r>
      </w:del>
      <w:ins w:id="236" w:author="jiangzhiy" w:date="2011-12-04T10:32:00Z">
        <w:r w:rsidR="003522D8">
          <w:rPr>
            <w:rFonts w:ascii="Times New Roman" w:hAnsi="Times New Roman" w:cs="Times New Roman" w:hint="eastAsia"/>
            <w:lang w:val="en-US"/>
          </w:rPr>
          <w:t>3</w:t>
        </w:r>
      </w:ins>
      <w:r w:rsidR="0003586C" w:rsidRPr="00B2168D">
        <w:rPr>
          <w:rFonts w:ascii="Times New Roman" w:hAnsi="Times New Roman" w:cs="Times New Roman" w:hint="eastAsia"/>
          <w:lang w:val="en-US"/>
        </w:rPr>
        <w:t>m below MWL</w:t>
      </w:r>
      <w:r>
        <w:rPr>
          <w:rFonts w:ascii="Times New Roman" w:hAnsi="Times New Roman" w:cs="Times New Roman" w:hint="eastAsia"/>
          <w:lang w:val="en-US"/>
        </w:rPr>
        <w:t>,</w:t>
      </w:r>
    </w:p>
    <w:p w:rsidR="0003586C" w:rsidDel="00E2361E" w:rsidRDefault="0003586C" w:rsidP="004F576E">
      <w:pPr>
        <w:jc w:val="center"/>
        <w:rPr>
          <w:del w:id="237" w:author="jiangzhiy" w:date="2011-12-03T21:46:00Z"/>
          <w:rFonts w:ascii="Times New Roman" w:hAnsi="Times New Roman" w:cs="Times New Roman"/>
          <w:lang w:val="en-US"/>
        </w:rPr>
      </w:pPr>
      <w:r w:rsidRPr="004F576E">
        <w:rPr>
          <w:rFonts w:ascii="Times New Roman" w:hAnsi="Times New Roman" w:cs="Times New Roman"/>
          <w:lang w:val="en-US"/>
        </w:rPr>
        <w:t>Blade</w:t>
      </w:r>
      <w:r w:rsidRPr="004F576E">
        <w:rPr>
          <w:rFonts w:ascii="Times New Roman" w:hAnsi="Times New Roman" w:cs="Times New Roman" w:hint="eastAsia"/>
          <w:lang w:val="en-US"/>
        </w:rPr>
        <w:t xml:space="preserve"> azimuth 0</w:t>
      </w:r>
      <w:ins w:id="238" w:author="jiangzhiy" w:date="2011-12-04T10:29:00Z">
        <w:r w:rsidR="003522D8">
          <w:rPr>
            <w:rFonts w:ascii="Times New Roman" w:hAnsi="Times New Roman" w:cs="Times New Roman" w:hint="eastAsia"/>
            <w:lang w:val="en-US"/>
          </w:rPr>
          <w:t xml:space="preserve"> deg</w:t>
        </w:r>
      </w:ins>
      <w:r w:rsidRPr="004F576E">
        <w:rPr>
          <w:rFonts w:ascii="Times New Roman" w:hAnsi="Times New Roman" w:cs="Times New Roman" w:hint="eastAsia"/>
          <w:lang w:val="en-US"/>
        </w:rPr>
        <w:t xml:space="preserve">, wave </w:t>
      </w:r>
      <w:r w:rsidR="00703D6F">
        <w:rPr>
          <w:rFonts w:ascii="Times New Roman" w:hAnsi="Times New Roman" w:cs="Times New Roman" w:hint="eastAsia"/>
          <w:lang w:val="en-US"/>
        </w:rPr>
        <w:t xml:space="preserve">misalignment </w:t>
      </w:r>
      <w:r w:rsidRPr="004F576E">
        <w:rPr>
          <w:rFonts w:ascii="Times New Roman" w:hAnsi="Times New Roman" w:cs="Times New Roman" w:hint="eastAsia"/>
          <w:lang w:val="en-US"/>
        </w:rPr>
        <w:t>0</w:t>
      </w:r>
      <w:ins w:id="239" w:author="jiangzhiy" w:date="2011-12-04T10:29:00Z">
        <w:r w:rsidR="003522D8">
          <w:rPr>
            <w:rFonts w:ascii="Times New Roman" w:hAnsi="Times New Roman" w:cs="Times New Roman" w:hint="eastAsia"/>
            <w:lang w:val="en-US"/>
          </w:rPr>
          <w:t xml:space="preserve"> deg</w:t>
        </w:r>
      </w:ins>
      <w:r w:rsidRPr="004F576E">
        <w:rPr>
          <w:rFonts w:ascii="Times New Roman" w:hAnsi="Times New Roman" w:cs="Times New Roman" w:hint="eastAsia"/>
          <w:lang w:val="en-US"/>
        </w:rPr>
        <w:t xml:space="preserve">, V=38.7m/s, Hs=12m, </w:t>
      </w:r>
      <w:proofErr w:type="spellStart"/>
      <w:r w:rsidRPr="004F576E">
        <w:rPr>
          <w:rFonts w:ascii="Times New Roman" w:hAnsi="Times New Roman" w:cs="Times New Roman" w:hint="eastAsia"/>
          <w:lang w:val="en-US"/>
        </w:rPr>
        <w:t>Tp</w:t>
      </w:r>
      <w:proofErr w:type="spellEnd"/>
      <w:r w:rsidRPr="004F576E">
        <w:rPr>
          <w:rFonts w:ascii="Times New Roman" w:hAnsi="Times New Roman" w:cs="Times New Roman" w:hint="eastAsia"/>
          <w:lang w:val="en-US"/>
        </w:rPr>
        <w:t>=14.2s</w:t>
      </w:r>
    </w:p>
    <w:p w:rsidR="005958C1" w:rsidDel="00E2361E" w:rsidRDefault="005958C1" w:rsidP="004F576E">
      <w:pPr>
        <w:jc w:val="center"/>
        <w:rPr>
          <w:del w:id="240" w:author="jiangzhiy" w:date="2011-12-03T21:46:00Z"/>
          <w:rFonts w:ascii="Times New Roman" w:hAnsi="Times New Roman" w:cs="Times New Roman"/>
          <w:lang w:val="en-US"/>
        </w:rPr>
      </w:pPr>
    </w:p>
    <w:p w:rsidR="005958C1" w:rsidDel="00E2361E" w:rsidRDefault="005958C1" w:rsidP="004F576E">
      <w:pPr>
        <w:jc w:val="center"/>
        <w:rPr>
          <w:del w:id="241" w:author="jiangzhiy" w:date="2011-12-03T21:46:00Z"/>
          <w:rFonts w:ascii="Times New Roman" w:hAnsi="Times New Roman" w:cs="Times New Roman"/>
          <w:lang w:val="en-US"/>
        </w:rPr>
      </w:pPr>
    </w:p>
    <w:p w:rsidR="005958C1" w:rsidRDefault="005958C1" w:rsidP="00E2361E">
      <w:pPr>
        <w:jc w:val="center"/>
        <w:rPr>
          <w:rFonts w:ascii="Times New Roman" w:hAnsi="Times New Roman" w:cs="Times New Roman"/>
          <w:lang w:val="en-US"/>
        </w:rPr>
        <w:pPrChange w:id="242" w:author="jiangzhiy" w:date="2011-12-03T21:46:00Z">
          <w:pPr>
            <w:jc w:val="center"/>
          </w:pPr>
        </w:pPrChange>
      </w:pPr>
    </w:p>
    <w:p w:rsidR="00187E42" w:rsidRDefault="006146EA" w:rsidP="0003586C">
      <w:pPr>
        <w:autoSpaceDE w:val="0"/>
        <w:autoSpaceDN w:val="0"/>
        <w:adjustRightInd w:val="0"/>
        <w:spacing w:after="0" w:line="240" w:lineRule="auto"/>
        <w:jc w:val="center"/>
        <w:rPr>
          <w:rFonts w:ascii="Times New Roman" w:hAnsi="Times New Roman"/>
          <w:noProof/>
          <w:sz w:val="24"/>
          <w:szCs w:val="24"/>
        </w:rPr>
      </w:pPr>
      <w:r>
        <w:rPr>
          <w:rFonts w:ascii="Times New Roman" w:hAnsi="Times New Roman"/>
          <w:noProof/>
          <w:sz w:val="24"/>
          <w:szCs w:val="24"/>
        </w:rPr>
        <w:lastRenderedPageBreak/>
        <w:drawing>
          <wp:inline distT="0" distB="0" distL="0" distR="0">
            <wp:extent cx="3733971" cy="2874818"/>
            <wp:effectExtent l="19050" t="0" r="0" b="0"/>
            <wp:docPr id="88" name="Picture 88" descr="D:\documents\Research\task2 spar failure\graphs\ISOPE FIG\fYsponse_fig1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documents\Research\task2 spar failure\graphs\ISOPE FIG\fYsponse_fig10.tif"/>
                    <pic:cNvPicPr>
                      <a:picLocks noChangeAspect="1" noChangeArrowheads="1"/>
                    </pic:cNvPicPr>
                  </pic:nvPicPr>
                  <pic:blipFill>
                    <a:blip r:embed="rId37" cstate="print"/>
                    <a:srcRect l="11286" t="10507" r="6262" b="4811"/>
                    <a:stretch>
                      <a:fillRect/>
                    </a:stretch>
                  </pic:blipFill>
                  <pic:spPr bwMode="auto">
                    <a:xfrm>
                      <a:off x="0" y="0"/>
                      <a:ext cx="3736945" cy="2877107"/>
                    </a:xfrm>
                    <a:prstGeom prst="rect">
                      <a:avLst/>
                    </a:prstGeom>
                    <a:noFill/>
                    <a:ln w="9525">
                      <a:noFill/>
                      <a:miter lim="800000"/>
                      <a:headEnd/>
                      <a:tailEnd/>
                    </a:ln>
                  </pic:spPr>
                </pic:pic>
              </a:graphicData>
            </a:graphic>
          </wp:inline>
        </w:drawing>
      </w:r>
    </w:p>
    <w:p w:rsidR="0003586C" w:rsidRPr="004F576E" w:rsidRDefault="004F576E" w:rsidP="004F576E">
      <w:pPr>
        <w:jc w:val="center"/>
        <w:rPr>
          <w:rFonts w:ascii="Times New Roman" w:hAnsi="Times New Roman" w:cs="Times New Roman"/>
          <w:lang w:val="en-US"/>
        </w:rPr>
      </w:pPr>
      <w:proofErr w:type="gramStart"/>
      <w:r>
        <w:rPr>
          <w:rFonts w:ascii="Times New Roman" w:hAnsi="Times New Roman" w:cs="Times New Roman" w:hint="eastAsia"/>
          <w:lang w:val="en-US"/>
        </w:rPr>
        <w:t>Fig.</w:t>
      </w:r>
      <w:proofErr w:type="gramEnd"/>
      <w:del w:id="243" w:author="jiangzhiy" w:date="2011-12-03T20:39:00Z">
        <w:r w:rsidDel="006C5C6B">
          <w:rPr>
            <w:rFonts w:ascii="Times New Roman" w:hAnsi="Times New Roman" w:cs="Times New Roman" w:hint="eastAsia"/>
            <w:lang w:val="en-US"/>
          </w:rPr>
          <w:delText>1</w:delText>
        </w:r>
        <w:r w:rsidR="00CD78CF" w:rsidDel="006C5C6B">
          <w:rPr>
            <w:rFonts w:ascii="Times New Roman" w:hAnsi="Times New Roman" w:cs="Times New Roman" w:hint="eastAsia"/>
            <w:lang w:val="en-US"/>
          </w:rPr>
          <w:delText>0</w:delText>
        </w:r>
        <w:r w:rsidDel="006C5C6B">
          <w:rPr>
            <w:rFonts w:ascii="Times New Roman" w:hAnsi="Times New Roman" w:cs="Times New Roman" w:hint="eastAsia"/>
            <w:lang w:val="en-US"/>
          </w:rPr>
          <w:delText xml:space="preserve"> </w:delText>
        </w:r>
      </w:del>
      <w:ins w:id="244" w:author="jiangzhiy" w:date="2011-12-03T20:39:00Z">
        <w:r w:rsidR="006C5C6B">
          <w:rPr>
            <w:rFonts w:ascii="Times New Roman" w:hAnsi="Times New Roman" w:cs="Times New Roman" w:hint="eastAsia"/>
            <w:lang w:val="en-US"/>
          </w:rPr>
          <w:t xml:space="preserve">11 </w:t>
        </w:r>
      </w:ins>
      <w:r w:rsidR="0003586C" w:rsidRPr="004F576E">
        <w:rPr>
          <w:rFonts w:ascii="Times New Roman" w:hAnsi="Times New Roman" w:cs="Times New Roman" w:hint="eastAsia"/>
          <w:lang w:val="en-US"/>
        </w:rPr>
        <w:t xml:space="preserve">Spectrum of wave force </w:t>
      </w:r>
      <w:proofErr w:type="spellStart"/>
      <w:proofErr w:type="gramStart"/>
      <w:r w:rsidR="00463253">
        <w:rPr>
          <w:rFonts w:ascii="Times New Roman" w:hAnsi="Times New Roman" w:cs="Times New Roman"/>
          <w:lang w:val="en-US"/>
        </w:rPr>
        <w:t>Fy</w:t>
      </w:r>
      <w:proofErr w:type="spellEnd"/>
      <w:proofErr w:type="gramEnd"/>
      <w:r w:rsidR="00463253">
        <w:rPr>
          <w:rFonts w:ascii="Times New Roman" w:hAnsi="Times New Roman" w:cs="Times New Roman"/>
          <w:lang w:val="en-US"/>
        </w:rPr>
        <w:t xml:space="preserve"> </w:t>
      </w:r>
      <w:r w:rsidR="0003586C" w:rsidRPr="004F576E">
        <w:rPr>
          <w:rFonts w:ascii="Times New Roman" w:hAnsi="Times New Roman" w:cs="Times New Roman" w:hint="eastAsia"/>
          <w:lang w:val="en-US"/>
        </w:rPr>
        <w:t xml:space="preserve">at </w:t>
      </w:r>
      <w:del w:id="245" w:author="jiangzhiy" w:date="2011-12-04T10:40:00Z">
        <w:r w:rsidR="00A23C8D" w:rsidRPr="004F576E" w:rsidDel="00E008F3">
          <w:rPr>
            <w:rFonts w:ascii="Times New Roman" w:hAnsi="Times New Roman" w:cs="Times New Roman" w:hint="eastAsia"/>
            <w:lang w:val="en-US"/>
          </w:rPr>
          <w:delText>115</w:delText>
        </w:r>
        <w:r w:rsidR="0003586C" w:rsidRPr="00B2168D" w:rsidDel="00E008F3">
          <w:rPr>
            <w:rFonts w:ascii="Times New Roman" w:hAnsi="Times New Roman" w:cs="Times New Roman" w:hint="eastAsia"/>
            <w:lang w:val="en-US"/>
          </w:rPr>
          <w:delText xml:space="preserve">m </w:delText>
        </w:r>
      </w:del>
      <w:ins w:id="246" w:author="jiangzhiy" w:date="2011-12-04T10:40:00Z">
        <w:r w:rsidR="00E008F3" w:rsidRPr="004F576E">
          <w:rPr>
            <w:rFonts w:ascii="Times New Roman" w:hAnsi="Times New Roman" w:cs="Times New Roman" w:hint="eastAsia"/>
            <w:lang w:val="en-US"/>
          </w:rPr>
          <w:t>11</w:t>
        </w:r>
        <w:r w:rsidR="00E008F3">
          <w:rPr>
            <w:rFonts w:ascii="Times New Roman" w:hAnsi="Times New Roman" w:cs="Times New Roman" w:hint="eastAsia"/>
            <w:lang w:val="en-US"/>
          </w:rPr>
          <w:t>9</w:t>
        </w:r>
        <w:r w:rsidR="00E008F3" w:rsidRPr="00B2168D">
          <w:rPr>
            <w:rFonts w:ascii="Times New Roman" w:hAnsi="Times New Roman" w:cs="Times New Roman" w:hint="eastAsia"/>
            <w:lang w:val="en-US"/>
          </w:rPr>
          <w:t xml:space="preserve">m </w:t>
        </w:r>
      </w:ins>
      <w:r w:rsidR="0003586C" w:rsidRPr="00B2168D">
        <w:rPr>
          <w:rFonts w:ascii="Times New Roman" w:hAnsi="Times New Roman" w:cs="Times New Roman" w:hint="eastAsia"/>
          <w:lang w:val="en-US"/>
        </w:rPr>
        <w:t>below</w:t>
      </w:r>
      <w:r w:rsidR="00A93D3C">
        <w:rPr>
          <w:rFonts w:ascii="Times New Roman" w:hAnsi="Times New Roman" w:cs="Times New Roman" w:hint="eastAsia"/>
          <w:lang w:val="en-US"/>
        </w:rPr>
        <w:t xml:space="preserve"> </w:t>
      </w:r>
      <w:r w:rsidR="0003586C" w:rsidRPr="00B2168D">
        <w:rPr>
          <w:rFonts w:ascii="Times New Roman" w:hAnsi="Times New Roman" w:cs="Times New Roman" w:hint="eastAsia"/>
          <w:lang w:val="en-US"/>
        </w:rPr>
        <w:t>MWL</w:t>
      </w:r>
    </w:p>
    <w:p w:rsidR="0003586C" w:rsidRDefault="0003586C" w:rsidP="005958C1">
      <w:pPr>
        <w:jc w:val="center"/>
        <w:rPr>
          <w:rFonts w:ascii="Times New Roman" w:hAnsi="Times New Roman" w:cs="Times New Roman"/>
          <w:lang w:val="en-US"/>
        </w:rPr>
      </w:pPr>
      <w:r w:rsidRPr="004F576E">
        <w:rPr>
          <w:rFonts w:ascii="Times New Roman" w:hAnsi="Times New Roman" w:cs="Times New Roman"/>
          <w:lang w:val="en-US"/>
        </w:rPr>
        <w:t>Blade</w:t>
      </w:r>
      <w:r w:rsidRPr="004F576E">
        <w:rPr>
          <w:rFonts w:ascii="Times New Roman" w:hAnsi="Times New Roman" w:cs="Times New Roman" w:hint="eastAsia"/>
          <w:lang w:val="en-US"/>
        </w:rPr>
        <w:t xml:space="preserve"> azimuth 0</w:t>
      </w:r>
      <w:r w:rsidR="00463253">
        <w:rPr>
          <w:rFonts w:ascii="Times New Roman" w:hAnsi="Times New Roman" w:cs="Times New Roman"/>
          <w:lang w:val="en-US"/>
        </w:rPr>
        <w:t xml:space="preserve"> deg</w:t>
      </w:r>
      <w:r w:rsidRPr="004F576E">
        <w:rPr>
          <w:rFonts w:ascii="Times New Roman" w:hAnsi="Times New Roman" w:cs="Times New Roman" w:hint="eastAsia"/>
          <w:lang w:val="en-US"/>
        </w:rPr>
        <w:t xml:space="preserve">, wave </w:t>
      </w:r>
      <w:r w:rsidR="00703D6F">
        <w:rPr>
          <w:rFonts w:ascii="Times New Roman" w:hAnsi="Times New Roman" w:cs="Times New Roman" w:hint="eastAsia"/>
          <w:lang w:val="en-US"/>
        </w:rPr>
        <w:t xml:space="preserve">misalignment </w:t>
      </w:r>
      <w:r w:rsidRPr="004F576E">
        <w:rPr>
          <w:rFonts w:ascii="Times New Roman" w:hAnsi="Times New Roman" w:cs="Times New Roman" w:hint="eastAsia"/>
          <w:lang w:val="en-US"/>
        </w:rPr>
        <w:t>0</w:t>
      </w:r>
      <w:r w:rsidR="00463253">
        <w:rPr>
          <w:rFonts w:ascii="Times New Roman" w:hAnsi="Times New Roman" w:cs="Times New Roman"/>
          <w:lang w:val="en-US"/>
        </w:rPr>
        <w:t xml:space="preserve"> deg</w:t>
      </w:r>
      <w:r w:rsidRPr="004F576E">
        <w:rPr>
          <w:rFonts w:ascii="Times New Roman" w:hAnsi="Times New Roman" w:cs="Times New Roman" w:hint="eastAsia"/>
          <w:lang w:val="en-US"/>
        </w:rPr>
        <w:t xml:space="preserve">, Hs=12m, </w:t>
      </w:r>
      <w:proofErr w:type="spellStart"/>
      <w:r w:rsidRPr="004F576E">
        <w:rPr>
          <w:rFonts w:ascii="Times New Roman" w:hAnsi="Times New Roman" w:cs="Times New Roman" w:hint="eastAsia"/>
          <w:lang w:val="en-US"/>
        </w:rPr>
        <w:t>Tp</w:t>
      </w:r>
      <w:proofErr w:type="spellEnd"/>
      <w:r w:rsidRPr="004F576E">
        <w:rPr>
          <w:rFonts w:ascii="Times New Roman" w:hAnsi="Times New Roman" w:cs="Times New Roman" w:hint="eastAsia"/>
          <w:lang w:val="en-US"/>
        </w:rPr>
        <w:t>=14.2s</w:t>
      </w:r>
    </w:p>
    <w:p w:rsidR="00463253" w:rsidRDefault="00463253" w:rsidP="005958C1">
      <w:pPr>
        <w:jc w:val="center"/>
        <w:rPr>
          <w:rFonts w:ascii="Times New Roman" w:hAnsi="Times New Roman" w:cs="Times New Roman"/>
          <w:lang w:val="en-US"/>
        </w:rPr>
      </w:pPr>
      <w:r>
        <w:rPr>
          <w:rFonts w:ascii="Times New Roman" w:hAnsi="Times New Roman" w:cs="Times New Roman"/>
          <w:noProof/>
        </w:rPr>
        <w:drawing>
          <wp:inline distT="0" distB="0" distL="0" distR="0">
            <wp:extent cx="4024932" cy="3103418"/>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8" cstate="print"/>
                    <a:srcRect l="812" t="5776" r="7578"/>
                    <a:stretch>
                      <a:fillRect/>
                    </a:stretch>
                  </pic:blipFill>
                  <pic:spPr bwMode="auto">
                    <a:xfrm>
                      <a:off x="0" y="0"/>
                      <a:ext cx="4028412" cy="3106101"/>
                    </a:xfrm>
                    <a:prstGeom prst="rect">
                      <a:avLst/>
                    </a:prstGeom>
                    <a:noFill/>
                    <a:ln w="9525">
                      <a:noFill/>
                      <a:miter lim="800000"/>
                      <a:headEnd/>
                      <a:tailEnd/>
                    </a:ln>
                  </pic:spPr>
                </pic:pic>
              </a:graphicData>
            </a:graphic>
          </wp:inline>
        </w:drawing>
      </w:r>
    </w:p>
    <w:p w:rsidR="00463253" w:rsidRPr="004F576E" w:rsidRDefault="00463253" w:rsidP="00463253">
      <w:pPr>
        <w:jc w:val="center"/>
        <w:rPr>
          <w:rFonts w:ascii="Times New Roman" w:hAnsi="Times New Roman" w:cs="Times New Roman"/>
          <w:lang w:val="en-US"/>
        </w:rPr>
      </w:pPr>
      <w:proofErr w:type="gramStart"/>
      <w:r>
        <w:rPr>
          <w:rFonts w:ascii="Times New Roman" w:hAnsi="Times New Roman" w:cs="Times New Roman" w:hint="eastAsia"/>
          <w:lang w:val="en-US"/>
        </w:rPr>
        <w:t>Fig.</w:t>
      </w:r>
      <w:proofErr w:type="gramEnd"/>
      <w:del w:id="247" w:author="jiangzhiy" w:date="2011-12-03T20:39:00Z">
        <w:r w:rsidDel="006C5C6B">
          <w:rPr>
            <w:rFonts w:ascii="Times New Roman" w:hAnsi="Times New Roman" w:cs="Times New Roman" w:hint="eastAsia"/>
            <w:lang w:val="en-US"/>
          </w:rPr>
          <w:delText>1</w:delText>
        </w:r>
        <w:r w:rsidR="00A239E4" w:rsidDel="006C5C6B">
          <w:rPr>
            <w:rFonts w:ascii="Times New Roman" w:hAnsi="Times New Roman" w:cs="Times New Roman"/>
            <w:lang w:val="en-US"/>
          </w:rPr>
          <w:delText>1</w:delText>
        </w:r>
        <w:r w:rsidDel="006C5C6B">
          <w:rPr>
            <w:rFonts w:ascii="Times New Roman" w:hAnsi="Times New Roman" w:cs="Times New Roman" w:hint="eastAsia"/>
            <w:lang w:val="en-US"/>
          </w:rPr>
          <w:delText xml:space="preserve"> </w:delText>
        </w:r>
      </w:del>
      <w:ins w:id="248" w:author="jiangzhiy" w:date="2011-12-03T20:39:00Z">
        <w:r w:rsidR="006C5C6B">
          <w:rPr>
            <w:rFonts w:ascii="Times New Roman" w:hAnsi="Times New Roman" w:cs="Times New Roman" w:hint="eastAsia"/>
            <w:lang w:val="en-US"/>
          </w:rPr>
          <w:t xml:space="preserve">12 </w:t>
        </w:r>
      </w:ins>
      <w:r w:rsidRPr="004F576E">
        <w:rPr>
          <w:rFonts w:ascii="Times New Roman" w:hAnsi="Times New Roman" w:cs="Times New Roman" w:hint="eastAsia"/>
          <w:lang w:val="en-US"/>
        </w:rPr>
        <w:t xml:space="preserve">Spectrum of wave force </w:t>
      </w:r>
      <w:proofErr w:type="spellStart"/>
      <w:proofErr w:type="gramStart"/>
      <w:r>
        <w:rPr>
          <w:rFonts w:ascii="Times New Roman" w:hAnsi="Times New Roman" w:cs="Times New Roman"/>
          <w:lang w:val="en-US"/>
        </w:rPr>
        <w:t>Fx</w:t>
      </w:r>
      <w:proofErr w:type="spellEnd"/>
      <w:proofErr w:type="gramEnd"/>
      <w:r>
        <w:rPr>
          <w:rFonts w:ascii="Times New Roman" w:hAnsi="Times New Roman" w:cs="Times New Roman"/>
          <w:lang w:val="en-US"/>
        </w:rPr>
        <w:t xml:space="preserve"> </w:t>
      </w:r>
      <w:r w:rsidRPr="004F576E">
        <w:rPr>
          <w:rFonts w:ascii="Times New Roman" w:hAnsi="Times New Roman" w:cs="Times New Roman" w:hint="eastAsia"/>
          <w:lang w:val="en-US"/>
        </w:rPr>
        <w:t xml:space="preserve">at </w:t>
      </w:r>
      <w:del w:id="249" w:author="jiangzhiy" w:date="2011-12-04T10:41:00Z">
        <w:r w:rsidRPr="004F576E" w:rsidDel="00E008F3">
          <w:rPr>
            <w:rFonts w:ascii="Times New Roman" w:hAnsi="Times New Roman" w:cs="Times New Roman" w:hint="eastAsia"/>
            <w:lang w:val="en-US"/>
          </w:rPr>
          <w:delText>115</w:delText>
        </w:r>
        <w:r w:rsidRPr="00B2168D" w:rsidDel="00E008F3">
          <w:rPr>
            <w:rFonts w:ascii="Times New Roman" w:hAnsi="Times New Roman" w:cs="Times New Roman" w:hint="eastAsia"/>
            <w:lang w:val="en-US"/>
          </w:rPr>
          <w:delText xml:space="preserve">m </w:delText>
        </w:r>
      </w:del>
      <w:ins w:id="250" w:author="jiangzhiy" w:date="2011-12-04T10:41:00Z">
        <w:r w:rsidR="00E008F3" w:rsidRPr="004F576E">
          <w:rPr>
            <w:rFonts w:ascii="Times New Roman" w:hAnsi="Times New Roman" w:cs="Times New Roman" w:hint="eastAsia"/>
            <w:lang w:val="en-US"/>
          </w:rPr>
          <w:t>11</w:t>
        </w:r>
        <w:r w:rsidR="00E008F3">
          <w:rPr>
            <w:rFonts w:ascii="Times New Roman" w:hAnsi="Times New Roman" w:cs="Times New Roman" w:hint="eastAsia"/>
            <w:lang w:val="en-US"/>
          </w:rPr>
          <w:t>9</w:t>
        </w:r>
        <w:r w:rsidR="00E008F3" w:rsidRPr="00B2168D">
          <w:rPr>
            <w:rFonts w:ascii="Times New Roman" w:hAnsi="Times New Roman" w:cs="Times New Roman" w:hint="eastAsia"/>
            <w:lang w:val="en-US"/>
          </w:rPr>
          <w:t xml:space="preserve">m </w:t>
        </w:r>
      </w:ins>
      <w:r w:rsidRPr="00B2168D">
        <w:rPr>
          <w:rFonts w:ascii="Times New Roman" w:hAnsi="Times New Roman" w:cs="Times New Roman" w:hint="eastAsia"/>
          <w:lang w:val="en-US"/>
        </w:rPr>
        <w:t>below</w:t>
      </w:r>
      <w:r>
        <w:rPr>
          <w:rFonts w:ascii="Times New Roman" w:hAnsi="Times New Roman" w:cs="Times New Roman" w:hint="eastAsia"/>
          <w:lang w:val="en-US"/>
        </w:rPr>
        <w:t xml:space="preserve"> </w:t>
      </w:r>
      <w:r w:rsidRPr="00B2168D">
        <w:rPr>
          <w:rFonts w:ascii="Times New Roman" w:hAnsi="Times New Roman" w:cs="Times New Roman" w:hint="eastAsia"/>
          <w:lang w:val="en-US"/>
        </w:rPr>
        <w:t>MWL</w:t>
      </w:r>
    </w:p>
    <w:p w:rsidR="00463253" w:rsidRDefault="00463253" w:rsidP="00463253">
      <w:pPr>
        <w:jc w:val="center"/>
        <w:rPr>
          <w:ins w:id="251" w:author="jiangzhiy" w:date="2011-12-03T21:38:00Z"/>
          <w:rFonts w:ascii="Times New Roman" w:hAnsi="Times New Roman" w:cs="Times New Roman" w:hint="eastAsia"/>
          <w:lang w:val="en-US"/>
        </w:rPr>
      </w:pPr>
      <w:r w:rsidRPr="004F576E">
        <w:rPr>
          <w:rFonts w:ascii="Times New Roman" w:hAnsi="Times New Roman" w:cs="Times New Roman"/>
          <w:lang w:val="en-US"/>
        </w:rPr>
        <w:t>Blade</w:t>
      </w:r>
      <w:r w:rsidRPr="004F576E">
        <w:rPr>
          <w:rFonts w:ascii="Times New Roman" w:hAnsi="Times New Roman" w:cs="Times New Roman" w:hint="eastAsia"/>
          <w:lang w:val="en-US"/>
        </w:rPr>
        <w:t xml:space="preserve"> azimuth 0</w:t>
      </w:r>
      <w:r>
        <w:rPr>
          <w:rFonts w:ascii="Times New Roman" w:hAnsi="Times New Roman" w:cs="Times New Roman"/>
          <w:lang w:val="en-US"/>
        </w:rPr>
        <w:t xml:space="preserve"> deg</w:t>
      </w:r>
      <w:r w:rsidRPr="004F576E">
        <w:rPr>
          <w:rFonts w:ascii="Times New Roman" w:hAnsi="Times New Roman" w:cs="Times New Roman" w:hint="eastAsia"/>
          <w:lang w:val="en-US"/>
        </w:rPr>
        <w:t xml:space="preserve">, wave </w:t>
      </w:r>
      <w:r>
        <w:rPr>
          <w:rFonts w:ascii="Times New Roman" w:hAnsi="Times New Roman" w:cs="Times New Roman" w:hint="eastAsia"/>
          <w:lang w:val="en-US"/>
        </w:rPr>
        <w:t xml:space="preserve">misalignment </w:t>
      </w:r>
      <w:r>
        <w:rPr>
          <w:rFonts w:ascii="Times New Roman" w:hAnsi="Times New Roman" w:cs="Times New Roman"/>
          <w:lang w:val="en-US"/>
        </w:rPr>
        <w:t>9</w:t>
      </w:r>
      <w:r w:rsidRPr="004F576E">
        <w:rPr>
          <w:rFonts w:ascii="Times New Roman" w:hAnsi="Times New Roman" w:cs="Times New Roman" w:hint="eastAsia"/>
          <w:lang w:val="en-US"/>
        </w:rPr>
        <w:t>0</w:t>
      </w:r>
      <w:r>
        <w:rPr>
          <w:rFonts w:ascii="Times New Roman" w:hAnsi="Times New Roman" w:cs="Times New Roman"/>
          <w:lang w:val="en-US"/>
        </w:rPr>
        <w:t xml:space="preserve"> deg</w:t>
      </w:r>
      <w:r w:rsidRPr="004F576E">
        <w:rPr>
          <w:rFonts w:ascii="Times New Roman" w:hAnsi="Times New Roman" w:cs="Times New Roman" w:hint="eastAsia"/>
          <w:lang w:val="en-US"/>
        </w:rPr>
        <w:t xml:space="preserve">, Hs=12m, </w:t>
      </w:r>
      <w:proofErr w:type="spellStart"/>
      <w:r w:rsidRPr="004F576E">
        <w:rPr>
          <w:rFonts w:ascii="Times New Roman" w:hAnsi="Times New Roman" w:cs="Times New Roman" w:hint="eastAsia"/>
          <w:lang w:val="en-US"/>
        </w:rPr>
        <w:t>Tp</w:t>
      </w:r>
      <w:proofErr w:type="spellEnd"/>
      <w:r w:rsidRPr="004F576E">
        <w:rPr>
          <w:rFonts w:ascii="Times New Roman" w:hAnsi="Times New Roman" w:cs="Times New Roman" w:hint="eastAsia"/>
          <w:lang w:val="en-US"/>
        </w:rPr>
        <w:t>=14.2s</w:t>
      </w:r>
    </w:p>
    <w:p w:rsidR="003D3E90" w:rsidRPr="0014373B" w:rsidDel="00E2361E" w:rsidRDefault="003D3E90" w:rsidP="0014373B">
      <w:pPr>
        <w:autoSpaceDE w:val="0"/>
        <w:autoSpaceDN w:val="0"/>
        <w:adjustRightInd w:val="0"/>
        <w:spacing w:after="0" w:line="240" w:lineRule="auto"/>
        <w:jc w:val="both"/>
        <w:rPr>
          <w:del w:id="252" w:author="jiangzhiy" w:date="2011-12-03T21:57:00Z"/>
          <w:rFonts w:ascii="Times New Roman" w:hAnsi="Times New Roman"/>
          <w:sz w:val="24"/>
          <w:szCs w:val="24"/>
          <w:lang w:val="en-US"/>
          <w:rPrChange w:id="253" w:author="jiangzhiy" w:date="2011-12-04T11:48:00Z">
            <w:rPr>
              <w:del w:id="254" w:author="jiangzhiy" w:date="2011-12-03T21:57:00Z"/>
              <w:rFonts w:ascii="Times New Roman" w:hAnsi="Times New Roman" w:cs="Times New Roman"/>
              <w:lang w:val="en-US"/>
            </w:rPr>
          </w:rPrChange>
        </w:rPr>
        <w:pPrChange w:id="255" w:author="jiangzhiy" w:date="2011-12-04T11:48:00Z">
          <w:pPr>
            <w:jc w:val="center"/>
          </w:pPr>
        </w:pPrChange>
      </w:pPr>
      <w:ins w:id="256" w:author="jiangzhiy" w:date="2011-12-03T21:38:00Z">
        <w:r>
          <w:rPr>
            <w:rFonts w:ascii="Times New Roman" w:hAnsi="Times New Roman" w:hint="eastAsia"/>
            <w:sz w:val="24"/>
            <w:szCs w:val="24"/>
            <w:lang w:val="en-US"/>
          </w:rPr>
          <w:t>For deep water and the chosen coefficients, the wave loads are dominated by inertia loading (Fig.9)</w:t>
        </w:r>
      </w:ins>
      <w:ins w:id="257" w:author="jiangzhiy" w:date="2011-12-03T21:48:00Z">
        <w:r w:rsidR="00E2361E">
          <w:rPr>
            <w:rFonts w:ascii="Times New Roman" w:hAnsi="Times New Roman" w:hint="eastAsia"/>
            <w:sz w:val="24"/>
            <w:szCs w:val="24"/>
            <w:lang w:val="en-US"/>
          </w:rPr>
          <w:t>.</w:t>
        </w:r>
      </w:ins>
      <w:ins w:id="258" w:author="jiangzhiy" w:date="2011-12-03T21:38:00Z">
        <w:r>
          <w:rPr>
            <w:rFonts w:ascii="Times New Roman" w:hAnsi="Times New Roman" w:hint="eastAsia"/>
            <w:sz w:val="24"/>
            <w:szCs w:val="24"/>
            <w:lang w:val="en-US"/>
          </w:rPr>
          <w:t xml:space="preserve"> </w:t>
        </w:r>
      </w:ins>
      <w:ins w:id="259" w:author="jiangzhiy" w:date="2011-12-04T10:41:00Z">
        <w:r w:rsidR="00E008F3">
          <w:rPr>
            <w:rFonts w:ascii="Times New Roman" w:hAnsi="Times New Roman" w:hint="eastAsia"/>
            <w:sz w:val="24"/>
            <w:szCs w:val="24"/>
            <w:lang w:val="en-US"/>
          </w:rPr>
          <w:t xml:space="preserve">From </w:t>
        </w:r>
      </w:ins>
      <w:ins w:id="260" w:author="jiangzhiy" w:date="2011-12-04T10:29:00Z">
        <w:r w:rsidR="003522D8">
          <w:rPr>
            <w:rFonts w:ascii="Times New Roman" w:hAnsi="Times New Roman" w:hint="eastAsia"/>
            <w:sz w:val="24"/>
            <w:szCs w:val="24"/>
            <w:lang w:val="en-US"/>
          </w:rPr>
          <w:t xml:space="preserve">Fig.10 </w:t>
        </w:r>
      </w:ins>
      <w:ins w:id="261" w:author="jiangzhiy" w:date="2011-12-04T10:42:00Z">
        <w:r w:rsidR="00E008F3">
          <w:rPr>
            <w:rFonts w:ascii="Times New Roman" w:hAnsi="Times New Roman" w:hint="eastAsia"/>
            <w:sz w:val="24"/>
            <w:szCs w:val="24"/>
            <w:lang w:val="en-US"/>
          </w:rPr>
          <w:t>we can see that the</w:t>
        </w:r>
      </w:ins>
      <w:ins w:id="262" w:author="jiangzhiy" w:date="2011-12-04T10:43:00Z">
        <w:r w:rsidR="00E008F3">
          <w:rPr>
            <w:rFonts w:ascii="Times New Roman" w:hAnsi="Times New Roman" w:hint="eastAsia"/>
            <w:sz w:val="24"/>
            <w:szCs w:val="24"/>
            <w:lang w:val="en-US"/>
          </w:rPr>
          <w:t xml:space="preserve"> hydrodynamic forces </w:t>
        </w:r>
      </w:ins>
      <w:ins w:id="263" w:author="jiangzhiy" w:date="2011-12-04T10:52:00Z">
        <w:r w:rsidR="00134443">
          <w:rPr>
            <w:rFonts w:ascii="Times New Roman" w:hAnsi="Times New Roman" w:hint="eastAsia"/>
            <w:sz w:val="24"/>
            <w:szCs w:val="24"/>
            <w:lang w:val="en-US"/>
          </w:rPr>
          <w:t>at 3m below</w:t>
        </w:r>
      </w:ins>
      <w:ins w:id="264" w:author="jiangzhiy" w:date="2011-12-04T10:43:00Z">
        <w:r w:rsidR="00E008F3">
          <w:rPr>
            <w:rFonts w:ascii="Times New Roman" w:hAnsi="Times New Roman" w:hint="eastAsia"/>
            <w:sz w:val="24"/>
            <w:szCs w:val="24"/>
            <w:lang w:val="en-US"/>
          </w:rPr>
          <w:t xml:space="preserve"> the mean water</w:t>
        </w:r>
      </w:ins>
      <w:ins w:id="265" w:author="jiangzhiy" w:date="2011-12-04T10:44:00Z">
        <w:r w:rsidR="00E008F3">
          <w:rPr>
            <w:rFonts w:ascii="Times New Roman" w:hAnsi="Times New Roman" w:hint="eastAsia"/>
            <w:sz w:val="24"/>
            <w:szCs w:val="24"/>
            <w:lang w:val="en-US"/>
          </w:rPr>
          <w:t xml:space="preserve"> level (MWL) remain </w:t>
        </w:r>
      </w:ins>
      <w:ins w:id="266" w:author="jiangzhiy" w:date="2011-12-04T10:45:00Z">
        <w:r w:rsidR="00E008F3">
          <w:rPr>
            <w:rFonts w:ascii="Times New Roman" w:hAnsi="Times New Roman" w:hint="eastAsia"/>
            <w:sz w:val="24"/>
            <w:szCs w:val="24"/>
            <w:lang w:val="en-US"/>
          </w:rPr>
          <w:t>at the same level regardless of the blade</w:t>
        </w:r>
      </w:ins>
      <w:ins w:id="267" w:author="jiangzhiy" w:date="2011-12-04T10:46:00Z">
        <w:r w:rsidR="00E008F3">
          <w:rPr>
            <w:rFonts w:ascii="Times New Roman" w:hAnsi="Times New Roman" w:hint="eastAsia"/>
            <w:sz w:val="24"/>
            <w:szCs w:val="24"/>
            <w:lang w:val="en-US"/>
          </w:rPr>
          <w:t xml:space="preserve"> pitch position. </w:t>
        </w:r>
      </w:ins>
      <w:ins w:id="268" w:author="jiangzhiy" w:date="2011-12-04T10:45:00Z">
        <w:r w:rsidR="00E008F3">
          <w:rPr>
            <w:rFonts w:ascii="Times New Roman" w:hAnsi="Times New Roman" w:hint="eastAsia"/>
            <w:sz w:val="24"/>
            <w:szCs w:val="24"/>
            <w:lang w:val="en-US"/>
          </w:rPr>
          <w:t xml:space="preserve"> </w:t>
        </w:r>
      </w:ins>
      <w:ins w:id="269" w:author="jiangzhiy" w:date="2011-12-04T10:47:00Z">
        <w:r w:rsidR="00E008F3">
          <w:rPr>
            <w:rFonts w:ascii="Times New Roman" w:hAnsi="Times New Roman" w:hint="eastAsia"/>
            <w:sz w:val="24"/>
            <w:szCs w:val="24"/>
            <w:lang w:val="en-US"/>
          </w:rPr>
          <w:t>The presence of wind does not contribute much</w:t>
        </w:r>
      </w:ins>
      <w:ins w:id="270" w:author="jiangzhiy" w:date="2011-12-04T11:12:00Z">
        <w:r w:rsidR="00F45429">
          <w:rPr>
            <w:rFonts w:ascii="Times New Roman" w:hAnsi="Times New Roman" w:hint="eastAsia"/>
            <w:sz w:val="24"/>
            <w:szCs w:val="24"/>
            <w:lang w:val="en-US"/>
          </w:rPr>
          <w:t xml:space="preserve"> compared with a wave-alone case</w:t>
        </w:r>
      </w:ins>
      <w:ins w:id="271" w:author="jiangzhiy" w:date="2011-12-04T10:48:00Z">
        <w:r w:rsidR="00E008F3">
          <w:rPr>
            <w:rFonts w:ascii="Times New Roman" w:hAnsi="Times New Roman" w:hint="eastAsia"/>
            <w:sz w:val="24"/>
            <w:szCs w:val="24"/>
            <w:lang w:val="en-US"/>
          </w:rPr>
          <w:t>.</w:t>
        </w:r>
      </w:ins>
      <w:ins w:id="272" w:author="jiangzhiy" w:date="2011-12-04T10:49:00Z">
        <w:r w:rsidR="00E008F3">
          <w:rPr>
            <w:rFonts w:ascii="Times New Roman" w:hAnsi="Times New Roman" w:hint="eastAsia"/>
            <w:sz w:val="24"/>
            <w:szCs w:val="24"/>
            <w:lang w:val="en-US"/>
          </w:rPr>
          <w:t xml:space="preserve"> </w:t>
        </w:r>
      </w:ins>
      <w:ins w:id="273" w:author="jiangzhiy" w:date="2011-12-04T10:52:00Z">
        <w:r w:rsidR="00134443">
          <w:rPr>
            <w:rFonts w:ascii="Times New Roman" w:hAnsi="Times New Roman" w:hint="eastAsia"/>
            <w:sz w:val="24"/>
            <w:szCs w:val="24"/>
            <w:lang w:val="en-US"/>
          </w:rPr>
          <w:t xml:space="preserve">Near the MWL, </w:t>
        </w:r>
      </w:ins>
      <w:ins w:id="274" w:author="jiangzhiy" w:date="2011-12-04T10:54:00Z">
        <w:r w:rsidR="00134443">
          <w:rPr>
            <w:rFonts w:ascii="Times New Roman" w:hAnsi="Times New Roman" w:hint="eastAsia"/>
            <w:sz w:val="24"/>
            <w:szCs w:val="24"/>
            <w:lang w:val="en-US"/>
          </w:rPr>
          <w:t xml:space="preserve">since </w:t>
        </w:r>
      </w:ins>
      <w:ins w:id="275" w:author="jiangzhiy" w:date="2011-12-04T10:52:00Z">
        <w:r w:rsidR="00134443">
          <w:rPr>
            <w:rFonts w:ascii="Times New Roman" w:hAnsi="Times New Roman" w:hint="eastAsia"/>
            <w:sz w:val="24"/>
            <w:szCs w:val="24"/>
            <w:lang w:val="en-US"/>
          </w:rPr>
          <w:t>the first term in Eq</w:t>
        </w:r>
      </w:ins>
      <w:proofErr w:type="gramStart"/>
      <w:ins w:id="276" w:author="jiangzhiy" w:date="2011-12-04T10:53:00Z">
        <w:r w:rsidR="00134443">
          <w:rPr>
            <w:rFonts w:ascii="Times New Roman" w:hAnsi="Times New Roman" w:hint="eastAsia"/>
            <w:sz w:val="24"/>
            <w:szCs w:val="24"/>
            <w:lang w:val="en-US"/>
          </w:rPr>
          <w:t>.(</w:t>
        </w:r>
        <w:proofErr w:type="gramEnd"/>
        <w:r w:rsidR="00134443">
          <w:rPr>
            <w:rFonts w:ascii="Times New Roman" w:hAnsi="Times New Roman" w:hint="eastAsia"/>
            <w:sz w:val="24"/>
            <w:szCs w:val="24"/>
            <w:lang w:val="en-US"/>
          </w:rPr>
          <w:t xml:space="preserve">8) dominates, </w:t>
        </w:r>
      </w:ins>
      <w:ins w:id="277" w:author="jiangzhiy" w:date="2011-12-04T10:54:00Z">
        <w:r w:rsidR="00134443">
          <w:rPr>
            <w:rFonts w:ascii="Times New Roman" w:hAnsi="Times New Roman" w:hint="eastAsia"/>
            <w:sz w:val="24"/>
            <w:szCs w:val="24"/>
            <w:lang w:val="en-US"/>
          </w:rPr>
          <w:t>the wave forces a</w:t>
        </w:r>
      </w:ins>
      <w:ins w:id="278" w:author="jiangzhiy" w:date="2011-12-04T10:55:00Z">
        <w:r w:rsidR="00134443">
          <w:rPr>
            <w:rFonts w:ascii="Times New Roman" w:hAnsi="Times New Roman" w:hint="eastAsia"/>
            <w:sz w:val="24"/>
            <w:szCs w:val="24"/>
            <w:lang w:val="en-US"/>
          </w:rPr>
          <w:t>re less affected by the platform motion.</w:t>
        </w:r>
      </w:ins>
      <w:ins w:id="279" w:author="jiangzhiy" w:date="2011-12-04T10:56:00Z">
        <w:r w:rsidR="00134443">
          <w:rPr>
            <w:rFonts w:ascii="Times New Roman" w:hAnsi="Times New Roman" w:hint="eastAsia"/>
            <w:sz w:val="24"/>
            <w:szCs w:val="24"/>
            <w:lang w:val="en-US"/>
          </w:rPr>
          <w:t xml:space="preserve"> </w:t>
        </w:r>
      </w:ins>
      <w:ins w:id="280" w:author="jiangzhiy" w:date="2011-12-04T11:05:00Z">
        <w:r w:rsidR="00ED0272">
          <w:rPr>
            <w:rFonts w:ascii="Times New Roman" w:hAnsi="Times New Roman" w:hint="eastAsia"/>
            <w:sz w:val="24"/>
            <w:szCs w:val="24"/>
            <w:lang w:val="en-US"/>
          </w:rPr>
          <w:t>T</w:t>
        </w:r>
      </w:ins>
      <w:ins w:id="281" w:author="jiangzhiy" w:date="2011-12-04T10:56:00Z">
        <w:r w:rsidR="00134443">
          <w:rPr>
            <w:rFonts w:ascii="Times New Roman" w:hAnsi="Times New Roman" w:hint="eastAsia"/>
            <w:sz w:val="24"/>
            <w:szCs w:val="24"/>
            <w:lang w:val="en-US"/>
          </w:rPr>
          <w:t xml:space="preserve">he </w:t>
        </w:r>
      </w:ins>
      <w:ins w:id="282" w:author="jiangzhiy" w:date="2011-12-04T10:57:00Z">
        <w:r w:rsidR="00134443">
          <w:rPr>
            <w:rFonts w:ascii="Times New Roman" w:hAnsi="Times New Roman" w:hint="eastAsia"/>
            <w:sz w:val="24"/>
            <w:szCs w:val="24"/>
            <w:lang w:val="en-US"/>
          </w:rPr>
          <w:t xml:space="preserve">spectrum of </w:t>
        </w:r>
      </w:ins>
      <w:ins w:id="283" w:author="jiangzhiy" w:date="2011-12-04T10:56:00Z">
        <w:r w:rsidR="00134443">
          <w:rPr>
            <w:rFonts w:ascii="Times New Roman" w:hAnsi="Times New Roman" w:hint="eastAsia"/>
            <w:sz w:val="24"/>
            <w:szCs w:val="24"/>
            <w:lang w:val="en-US"/>
          </w:rPr>
          <w:t>wave force</w:t>
        </w:r>
      </w:ins>
      <w:ins w:id="284" w:author="jiangzhiy" w:date="2011-12-04T10:57:00Z">
        <w:r w:rsidR="00134443">
          <w:rPr>
            <w:rFonts w:ascii="Times New Roman" w:hAnsi="Times New Roman" w:hint="eastAsia"/>
            <w:sz w:val="24"/>
            <w:szCs w:val="24"/>
            <w:lang w:val="en-US"/>
          </w:rPr>
          <w:t xml:space="preserve"> along </w:t>
        </w:r>
      </w:ins>
      <w:ins w:id="285" w:author="jiangzhiy" w:date="2011-12-04T11:05:00Z">
        <w:r w:rsidR="00ED0272">
          <w:rPr>
            <w:rFonts w:ascii="Times New Roman" w:hAnsi="Times New Roman" w:hint="eastAsia"/>
            <w:sz w:val="24"/>
            <w:szCs w:val="24"/>
            <w:lang w:val="en-US"/>
          </w:rPr>
          <w:t>two</w:t>
        </w:r>
      </w:ins>
      <w:ins w:id="286" w:author="jiangzhiy" w:date="2011-12-04T10:57:00Z">
        <w:r w:rsidR="00134443">
          <w:rPr>
            <w:rFonts w:ascii="Times New Roman" w:hAnsi="Times New Roman" w:hint="eastAsia"/>
            <w:sz w:val="24"/>
            <w:szCs w:val="24"/>
            <w:lang w:val="en-US"/>
          </w:rPr>
          <w:t xml:space="preserve"> wave direction</w:t>
        </w:r>
      </w:ins>
      <w:ins w:id="287" w:author="jiangzhiy" w:date="2011-12-04T11:05:00Z">
        <w:r w:rsidR="00ED0272">
          <w:rPr>
            <w:rFonts w:ascii="Times New Roman" w:hAnsi="Times New Roman" w:hint="eastAsia"/>
            <w:sz w:val="24"/>
            <w:szCs w:val="24"/>
            <w:lang w:val="en-US"/>
          </w:rPr>
          <w:t>s</w:t>
        </w:r>
      </w:ins>
      <w:ins w:id="288" w:author="jiangzhiy" w:date="2011-12-04T10:58:00Z">
        <w:r w:rsidR="00134443">
          <w:rPr>
            <w:rFonts w:ascii="Times New Roman" w:hAnsi="Times New Roman" w:hint="eastAsia"/>
            <w:sz w:val="24"/>
            <w:szCs w:val="24"/>
            <w:lang w:val="en-US"/>
          </w:rPr>
          <w:t xml:space="preserve"> at a position far from the MWL</w:t>
        </w:r>
      </w:ins>
      <w:ins w:id="289" w:author="jiangzhiy" w:date="2011-12-04T11:05:00Z">
        <w:r w:rsidR="00ED0272">
          <w:rPr>
            <w:rFonts w:ascii="Times New Roman" w:hAnsi="Times New Roman" w:hint="eastAsia"/>
            <w:sz w:val="24"/>
            <w:szCs w:val="24"/>
            <w:lang w:val="en-US"/>
          </w:rPr>
          <w:t xml:space="preserve"> are given in Figs.11-12.</w:t>
        </w:r>
      </w:ins>
      <w:ins w:id="290" w:author="jiangzhiy" w:date="2011-12-04T11:07:00Z">
        <w:r w:rsidR="00ED0272">
          <w:rPr>
            <w:rFonts w:ascii="Times New Roman" w:hAnsi="Times New Roman" w:hint="eastAsia"/>
            <w:sz w:val="24"/>
            <w:szCs w:val="24"/>
            <w:lang w:val="en-US"/>
          </w:rPr>
          <w:t xml:space="preserve"> </w:t>
        </w:r>
      </w:ins>
      <w:ins w:id="291" w:author="jiangzhiy" w:date="2011-12-04T11:42:00Z">
        <w:r w:rsidR="0014373B">
          <w:rPr>
            <w:rFonts w:ascii="Times New Roman" w:hAnsi="Times New Roman" w:hint="eastAsia"/>
            <w:sz w:val="24"/>
            <w:szCs w:val="24"/>
            <w:lang w:val="en-US"/>
          </w:rPr>
          <w:t xml:space="preserve">Evident </w:t>
        </w:r>
      </w:ins>
      <w:ins w:id="292" w:author="jiangzhiy" w:date="2011-12-04T11:14:00Z">
        <w:r w:rsidR="00F45429">
          <w:rPr>
            <w:rFonts w:ascii="Times New Roman" w:hAnsi="Times New Roman" w:hint="eastAsia"/>
            <w:sz w:val="24"/>
            <w:szCs w:val="24"/>
            <w:lang w:val="en-US"/>
          </w:rPr>
          <w:t>d</w:t>
        </w:r>
      </w:ins>
      <w:ins w:id="293" w:author="jiangzhiy" w:date="2011-12-04T11:07:00Z">
        <w:r w:rsidR="00ED0272">
          <w:rPr>
            <w:rFonts w:ascii="Times New Roman" w:hAnsi="Times New Roman" w:hint="eastAsia"/>
            <w:sz w:val="24"/>
            <w:szCs w:val="24"/>
            <w:lang w:val="en-US"/>
          </w:rPr>
          <w:t xml:space="preserve">ifference between the feathered case and the seized cases is observed </w:t>
        </w:r>
      </w:ins>
      <w:ins w:id="294" w:author="jiangzhiy" w:date="2011-12-04T11:43:00Z">
        <w:r w:rsidR="0014373B">
          <w:rPr>
            <w:rFonts w:ascii="Times New Roman" w:hAnsi="Times New Roman" w:hint="eastAsia"/>
            <w:sz w:val="24"/>
            <w:szCs w:val="24"/>
            <w:lang w:val="en-US"/>
          </w:rPr>
          <w:lastRenderedPageBreak/>
          <w:t xml:space="preserve">for the peak </w:t>
        </w:r>
      </w:ins>
      <w:ins w:id="295" w:author="jiangzhiy" w:date="2011-12-04T11:08:00Z">
        <w:r w:rsidR="00ED0272">
          <w:rPr>
            <w:rFonts w:ascii="Times New Roman" w:hAnsi="Times New Roman" w:hint="eastAsia"/>
            <w:sz w:val="24"/>
            <w:szCs w:val="24"/>
            <w:lang w:val="en-US"/>
          </w:rPr>
          <w:t xml:space="preserve">around the first tower elastic mode (2.37 </w:t>
        </w:r>
        <w:proofErr w:type="spellStart"/>
        <w:r w:rsidR="00ED0272">
          <w:rPr>
            <w:rFonts w:ascii="Times New Roman" w:hAnsi="Times New Roman" w:hint="eastAsia"/>
            <w:sz w:val="24"/>
            <w:szCs w:val="24"/>
            <w:lang w:val="en-US"/>
          </w:rPr>
          <w:t>rad</w:t>
        </w:r>
        <w:proofErr w:type="spellEnd"/>
        <w:r w:rsidR="00ED0272">
          <w:rPr>
            <w:rFonts w:ascii="Times New Roman" w:hAnsi="Times New Roman" w:hint="eastAsia"/>
            <w:sz w:val="24"/>
            <w:szCs w:val="24"/>
            <w:lang w:val="en-US"/>
          </w:rPr>
          <w:t>/s).</w:t>
        </w:r>
      </w:ins>
      <w:ins w:id="296" w:author="jiangzhiy" w:date="2011-12-04T11:05:00Z">
        <w:r w:rsidR="00ED0272">
          <w:rPr>
            <w:rFonts w:ascii="Times New Roman" w:hAnsi="Times New Roman" w:hint="eastAsia"/>
            <w:sz w:val="24"/>
            <w:szCs w:val="24"/>
            <w:lang w:val="en-US"/>
          </w:rPr>
          <w:t xml:space="preserve"> </w:t>
        </w:r>
      </w:ins>
      <w:ins w:id="297" w:author="jiangzhiy" w:date="2011-12-04T11:13:00Z">
        <w:r w:rsidR="00F45429">
          <w:rPr>
            <w:rFonts w:ascii="Times New Roman" w:hAnsi="Times New Roman" w:hint="eastAsia"/>
            <w:sz w:val="24"/>
            <w:szCs w:val="24"/>
            <w:lang w:val="en-US"/>
          </w:rPr>
          <w:t xml:space="preserve">When wave misalignment </w:t>
        </w:r>
      </w:ins>
      <w:ins w:id="298" w:author="jiangzhiy" w:date="2011-12-04T11:34:00Z">
        <w:r w:rsidR="00CB4398">
          <w:rPr>
            <w:rFonts w:ascii="Times New Roman" w:hAnsi="Times New Roman" w:hint="eastAsia"/>
            <w:sz w:val="24"/>
            <w:szCs w:val="24"/>
            <w:lang w:val="en-US"/>
          </w:rPr>
          <w:t xml:space="preserve">from wind </w:t>
        </w:r>
      </w:ins>
      <w:ins w:id="299" w:author="jiangzhiy" w:date="2011-12-04T11:13:00Z">
        <w:r w:rsidR="00F45429">
          <w:rPr>
            <w:rFonts w:ascii="Times New Roman" w:hAnsi="Times New Roman" w:hint="eastAsia"/>
            <w:sz w:val="24"/>
            <w:szCs w:val="24"/>
            <w:lang w:val="en-US"/>
          </w:rPr>
          <w:t>is 0 deg</w:t>
        </w:r>
      </w:ins>
      <w:ins w:id="300" w:author="jiangzhiy" w:date="2011-12-04T11:34:00Z">
        <w:r w:rsidR="00CB4398">
          <w:rPr>
            <w:rFonts w:ascii="Times New Roman" w:hAnsi="Times New Roman" w:hint="eastAsia"/>
            <w:sz w:val="24"/>
            <w:szCs w:val="24"/>
            <w:lang w:val="en-US"/>
          </w:rPr>
          <w:t>,</w:t>
        </w:r>
      </w:ins>
      <w:ins w:id="301" w:author="jiangzhiy" w:date="2011-12-04T11:13:00Z">
        <w:r w:rsidR="00F45429">
          <w:rPr>
            <w:rFonts w:ascii="Times New Roman" w:hAnsi="Times New Roman" w:hint="eastAsia"/>
            <w:sz w:val="24"/>
            <w:szCs w:val="24"/>
            <w:lang w:val="en-US"/>
          </w:rPr>
          <w:t xml:space="preserve"> </w:t>
        </w:r>
      </w:ins>
      <w:ins w:id="302" w:author="jiangzhiy" w:date="2011-12-04T11:37:00Z">
        <w:r w:rsidR="00CB4398">
          <w:rPr>
            <w:rFonts w:ascii="Times New Roman" w:hAnsi="Times New Roman" w:hint="eastAsia"/>
            <w:sz w:val="24"/>
            <w:szCs w:val="24"/>
            <w:lang w:val="en-US"/>
          </w:rPr>
          <w:t>there is larger wind loads for the seized cases in the direction of wave propagation</w:t>
        </w:r>
      </w:ins>
      <w:ins w:id="303" w:author="jiangzhiy" w:date="2011-12-04T11:50:00Z">
        <w:r w:rsidR="0014373B">
          <w:rPr>
            <w:rFonts w:ascii="Times New Roman" w:hAnsi="Times New Roman" w:hint="eastAsia"/>
            <w:sz w:val="24"/>
            <w:szCs w:val="24"/>
            <w:lang w:val="en-US"/>
          </w:rPr>
          <w:t>.</w:t>
        </w:r>
      </w:ins>
      <w:ins w:id="304" w:author="jiangzhiy" w:date="2011-12-04T11:37:00Z">
        <w:r w:rsidR="00CB4398">
          <w:rPr>
            <w:rFonts w:ascii="Times New Roman" w:hAnsi="Times New Roman" w:hint="eastAsia"/>
            <w:sz w:val="24"/>
            <w:szCs w:val="24"/>
            <w:lang w:val="en-US"/>
          </w:rPr>
          <w:t xml:space="preserve"> </w:t>
        </w:r>
      </w:ins>
      <w:ins w:id="305" w:author="jiangzhiy" w:date="2011-12-04T11:50:00Z">
        <w:r w:rsidR="0014373B">
          <w:rPr>
            <w:rFonts w:ascii="Times New Roman" w:hAnsi="Times New Roman" w:hint="eastAsia"/>
            <w:sz w:val="24"/>
            <w:szCs w:val="24"/>
            <w:lang w:val="en-US"/>
          </w:rPr>
          <w:t>T</w:t>
        </w:r>
      </w:ins>
      <w:ins w:id="306" w:author="jiangzhiy" w:date="2011-12-04T11:14:00Z">
        <w:r w:rsidR="00F45429">
          <w:rPr>
            <w:rFonts w:ascii="Times New Roman" w:hAnsi="Times New Roman" w:hint="eastAsia"/>
            <w:sz w:val="24"/>
            <w:szCs w:val="24"/>
            <w:lang w:val="en-US"/>
          </w:rPr>
          <w:t xml:space="preserve">he seized cases damp out the peak. When wave </w:t>
        </w:r>
        <w:r w:rsidR="00F45429">
          <w:rPr>
            <w:rFonts w:ascii="Times New Roman" w:hAnsi="Times New Roman"/>
            <w:sz w:val="24"/>
            <w:szCs w:val="24"/>
            <w:lang w:val="en-US"/>
          </w:rPr>
          <w:t>misalignment</w:t>
        </w:r>
        <w:r w:rsidR="00F45429">
          <w:rPr>
            <w:rFonts w:ascii="Times New Roman" w:hAnsi="Times New Roman" w:hint="eastAsia"/>
            <w:sz w:val="24"/>
            <w:szCs w:val="24"/>
            <w:lang w:val="en-US"/>
          </w:rPr>
          <w:t xml:space="preserve"> turns 90 deg, the feathered case</w:t>
        </w:r>
      </w:ins>
      <w:ins w:id="307" w:author="jiangzhiy" w:date="2011-12-04T11:33:00Z">
        <w:r w:rsidR="00CB4398">
          <w:rPr>
            <w:rFonts w:ascii="Times New Roman" w:hAnsi="Times New Roman" w:hint="eastAsia"/>
            <w:sz w:val="24"/>
            <w:szCs w:val="24"/>
            <w:lang w:val="en-US"/>
          </w:rPr>
          <w:t>s</w:t>
        </w:r>
      </w:ins>
      <w:ins w:id="308" w:author="jiangzhiy" w:date="2011-12-04T11:15:00Z">
        <w:r w:rsidR="00F45429">
          <w:rPr>
            <w:rFonts w:ascii="Times New Roman" w:hAnsi="Times New Roman" w:hint="eastAsia"/>
            <w:sz w:val="24"/>
            <w:szCs w:val="24"/>
            <w:lang w:val="en-US"/>
          </w:rPr>
          <w:t xml:space="preserve"> do so</w:t>
        </w:r>
      </w:ins>
      <w:ins w:id="309" w:author="jiangzhiy" w:date="2011-12-04T11:37:00Z">
        <w:r w:rsidR="00CB4398">
          <w:rPr>
            <w:rFonts w:ascii="Times New Roman" w:hAnsi="Times New Roman" w:hint="eastAsia"/>
            <w:sz w:val="24"/>
            <w:szCs w:val="24"/>
            <w:lang w:val="en-US"/>
          </w:rPr>
          <w:t xml:space="preserve"> since there is larger wind loads </w:t>
        </w:r>
      </w:ins>
      <w:ins w:id="310" w:author="jiangzhiy" w:date="2011-12-04T11:38:00Z">
        <w:r w:rsidR="00CB4398">
          <w:rPr>
            <w:rFonts w:ascii="Times New Roman" w:hAnsi="Times New Roman" w:hint="eastAsia"/>
            <w:sz w:val="24"/>
            <w:szCs w:val="24"/>
            <w:lang w:val="en-US"/>
          </w:rPr>
          <w:t xml:space="preserve">in wave direction </w:t>
        </w:r>
      </w:ins>
      <w:ins w:id="311" w:author="jiangzhiy" w:date="2011-12-04T11:37:00Z">
        <w:r w:rsidR="00CB4398">
          <w:rPr>
            <w:rFonts w:ascii="Times New Roman" w:hAnsi="Times New Roman" w:hint="eastAsia"/>
            <w:sz w:val="24"/>
            <w:szCs w:val="24"/>
            <w:lang w:val="en-US"/>
          </w:rPr>
          <w:t xml:space="preserve">for the feathered cases. </w:t>
        </w:r>
      </w:ins>
      <w:ins w:id="312" w:author="jiangzhiy" w:date="2011-12-04T11:15:00Z">
        <w:r w:rsidR="00F45429">
          <w:rPr>
            <w:rFonts w:ascii="Times New Roman" w:hAnsi="Times New Roman" w:hint="eastAsia"/>
            <w:sz w:val="24"/>
            <w:szCs w:val="24"/>
            <w:lang w:val="en-US"/>
          </w:rPr>
          <w:t>As</w:t>
        </w:r>
      </w:ins>
      <w:ins w:id="313" w:author="jiangzhiy" w:date="2011-12-04T11:06:00Z">
        <w:r w:rsidR="00ED0272">
          <w:rPr>
            <w:rFonts w:ascii="Times New Roman" w:hAnsi="Times New Roman" w:hint="eastAsia"/>
            <w:sz w:val="24"/>
            <w:szCs w:val="24"/>
            <w:lang w:val="en-US"/>
          </w:rPr>
          <w:t xml:space="preserve"> the water depth </w:t>
        </w:r>
      </w:ins>
      <w:ins w:id="314" w:author="jiangzhiy" w:date="2011-12-04T11:18:00Z">
        <w:r w:rsidR="00F45429">
          <w:rPr>
            <w:rFonts w:ascii="Times New Roman" w:hAnsi="Times New Roman" w:hint="eastAsia"/>
            <w:sz w:val="24"/>
            <w:szCs w:val="24"/>
            <w:lang w:val="en-US"/>
          </w:rPr>
          <w:t>grows</w:t>
        </w:r>
      </w:ins>
      <w:ins w:id="315" w:author="jiangzhiy" w:date="2011-12-04T11:06:00Z">
        <w:r w:rsidR="00ED0272">
          <w:rPr>
            <w:rFonts w:ascii="Times New Roman" w:hAnsi="Times New Roman" w:hint="eastAsia"/>
            <w:sz w:val="24"/>
            <w:szCs w:val="24"/>
            <w:lang w:val="en-US"/>
          </w:rPr>
          <w:t xml:space="preserve"> large, the first term</w:t>
        </w:r>
      </w:ins>
      <w:ins w:id="316" w:author="jiangzhiy" w:date="2011-12-04T11:09:00Z">
        <w:r w:rsidR="00ED0272">
          <w:rPr>
            <w:rFonts w:ascii="Times New Roman" w:hAnsi="Times New Roman" w:hint="eastAsia"/>
            <w:sz w:val="24"/>
            <w:szCs w:val="24"/>
            <w:lang w:val="en-US"/>
          </w:rPr>
          <w:t xml:space="preserve"> in Eq</w:t>
        </w:r>
        <w:proofErr w:type="gramStart"/>
        <w:r w:rsidR="00ED0272">
          <w:rPr>
            <w:rFonts w:ascii="Times New Roman" w:hAnsi="Times New Roman" w:hint="eastAsia"/>
            <w:sz w:val="24"/>
            <w:szCs w:val="24"/>
            <w:lang w:val="en-US"/>
          </w:rPr>
          <w:t>.(</w:t>
        </w:r>
        <w:proofErr w:type="gramEnd"/>
        <w:r w:rsidR="00ED0272">
          <w:rPr>
            <w:rFonts w:ascii="Times New Roman" w:hAnsi="Times New Roman" w:hint="eastAsia"/>
            <w:sz w:val="24"/>
            <w:szCs w:val="24"/>
            <w:lang w:val="en-US"/>
          </w:rPr>
          <w:t>8)</w:t>
        </w:r>
      </w:ins>
      <w:ins w:id="317" w:author="jiangzhiy" w:date="2011-12-04T11:06:00Z">
        <w:r w:rsidR="00ED0272">
          <w:rPr>
            <w:rFonts w:ascii="Times New Roman" w:hAnsi="Times New Roman" w:hint="eastAsia"/>
            <w:sz w:val="24"/>
            <w:szCs w:val="24"/>
            <w:lang w:val="en-US"/>
          </w:rPr>
          <w:t xml:space="preserve"> dies out </w:t>
        </w:r>
      </w:ins>
      <w:ins w:id="318" w:author="jiangzhiy" w:date="2011-12-04T11:09:00Z">
        <w:r w:rsidR="00ED0272">
          <w:rPr>
            <w:rFonts w:ascii="Times New Roman" w:hAnsi="Times New Roman" w:hint="eastAsia"/>
            <w:sz w:val="24"/>
            <w:szCs w:val="24"/>
            <w:lang w:val="en-US"/>
          </w:rPr>
          <w:t xml:space="preserve">exponentially </w:t>
        </w:r>
      </w:ins>
      <w:ins w:id="319" w:author="jiangzhiy" w:date="2011-12-04T11:06:00Z">
        <w:r w:rsidR="00ED0272">
          <w:rPr>
            <w:rFonts w:ascii="Times New Roman" w:hAnsi="Times New Roman" w:hint="eastAsia"/>
            <w:sz w:val="24"/>
            <w:szCs w:val="24"/>
            <w:lang w:val="en-US"/>
          </w:rPr>
          <w:t xml:space="preserve">and the wave </w:t>
        </w:r>
        <w:r w:rsidR="00ED0272">
          <w:rPr>
            <w:rFonts w:ascii="Times New Roman" w:hAnsi="Times New Roman"/>
            <w:sz w:val="24"/>
            <w:szCs w:val="24"/>
            <w:lang w:val="en-US"/>
          </w:rPr>
          <w:t>force becomes</w:t>
        </w:r>
        <w:r w:rsidR="00ED0272">
          <w:rPr>
            <w:rFonts w:ascii="Times New Roman" w:hAnsi="Times New Roman" w:hint="eastAsia"/>
            <w:sz w:val="24"/>
            <w:szCs w:val="24"/>
            <w:lang w:val="en-US"/>
          </w:rPr>
          <w:t xml:space="preserve"> dominated by the second term which is related to the acceleration of platform. </w:t>
        </w:r>
      </w:ins>
      <w:ins w:id="320" w:author="jiangzhiy" w:date="2011-12-04T11:27:00Z">
        <w:r w:rsidR="001D6DDA">
          <w:rPr>
            <w:rFonts w:ascii="Times New Roman" w:hAnsi="Times New Roman" w:hint="eastAsia"/>
            <w:sz w:val="24"/>
            <w:szCs w:val="24"/>
            <w:lang w:val="en-US"/>
          </w:rPr>
          <w:t xml:space="preserve">It is observed that the platform motion acceleration decreases as </w:t>
        </w:r>
      </w:ins>
      <w:ins w:id="321" w:author="jiangzhiy" w:date="2011-12-04T11:39:00Z">
        <w:r w:rsidR="00CB4398">
          <w:rPr>
            <w:rFonts w:ascii="Times New Roman" w:hAnsi="Times New Roman" w:hint="eastAsia"/>
            <w:sz w:val="24"/>
            <w:szCs w:val="24"/>
            <w:lang w:val="en-US"/>
          </w:rPr>
          <w:t>a</w:t>
        </w:r>
      </w:ins>
      <w:ins w:id="322" w:author="jiangzhiy" w:date="2011-12-04T11:27:00Z">
        <w:r w:rsidR="001D6DDA">
          <w:rPr>
            <w:rFonts w:ascii="Times New Roman" w:hAnsi="Times New Roman" w:hint="eastAsia"/>
            <w:sz w:val="24"/>
            <w:szCs w:val="24"/>
            <w:lang w:val="en-US"/>
          </w:rPr>
          <w:t xml:space="preserve"> consequence of increa</w:t>
        </w:r>
      </w:ins>
      <w:ins w:id="323" w:author="jiangzhiy" w:date="2011-12-04T11:28:00Z">
        <w:r w:rsidR="001D6DDA">
          <w:rPr>
            <w:rFonts w:ascii="Times New Roman" w:hAnsi="Times New Roman" w:hint="eastAsia"/>
            <w:sz w:val="24"/>
            <w:szCs w:val="24"/>
            <w:lang w:val="en-US"/>
          </w:rPr>
          <w:t>sed aerodynamic load acting in the same direction of the wave</w:t>
        </w:r>
      </w:ins>
      <w:ins w:id="324" w:author="jiangzhiy" w:date="2011-12-04T11:35:00Z">
        <w:r w:rsidR="00CB4398">
          <w:rPr>
            <w:rFonts w:ascii="Times New Roman" w:hAnsi="Times New Roman" w:hint="eastAsia"/>
            <w:sz w:val="24"/>
            <w:szCs w:val="24"/>
            <w:lang w:val="en-US"/>
          </w:rPr>
          <w:t>. This is</w:t>
        </w:r>
      </w:ins>
      <w:ins w:id="325" w:author="jiangzhiy" w:date="2011-12-04T11:28:00Z">
        <w:r w:rsidR="001D6DDA">
          <w:rPr>
            <w:rFonts w:ascii="Times New Roman" w:hAnsi="Times New Roman" w:hint="eastAsia"/>
            <w:sz w:val="24"/>
            <w:szCs w:val="24"/>
            <w:lang w:val="en-US"/>
          </w:rPr>
          <w:t xml:space="preserve"> due to the interaction between wave and wind.</w:t>
        </w:r>
      </w:ins>
      <w:ins w:id="326" w:author="jiangzhiy" w:date="2011-12-04T11:29:00Z">
        <w:r w:rsidR="001D6DDA">
          <w:rPr>
            <w:rFonts w:ascii="Times New Roman" w:hAnsi="Times New Roman" w:hint="eastAsia"/>
            <w:sz w:val="24"/>
            <w:szCs w:val="24"/>
            <w:lang w:val="en-US"/>
          </w:rPr>
          <w:t xml:space="preserve">  </w:t>
        </w:r>
      </w:ins>
      <w:ins w:id="327" w:author="jiangzhiy" w:date="2011-12-04T11:40:00Z">
        <w:r w:rsidR="00CB4398">
          <w:rPr>
            <w:rFonts w:ascii="Times New Roman" w:hAnsi="Times New Roman" w:hint="eastAsia"/>
            <w:sz w:val="24"/>
            <w:szCs w:val="24"/>
            <w:lang w:val="en-US"/>
          </w:rPr>
          <w:t>I</w:t>
        </w:r>
      </w:ins>
      <w:ins w:id="328" w:author="jiangzhiy" w:date="2011-12-04T11:39:00Z">
        <w:r w:rsidR="00CB4398">
          <w:rPr>
            <w:rFonts w:ascii="Times New Roman" w:hAnsi="Times New Roman" w:hint="eastAsia"/>
            <w:sz w:val="24"/>
            <w:szCs w:val="24"/>
            <w:lang w:val="en-US"/>
          </w:rPr>
          <w:t xml:space="preserve">t is </w:t>
        </w:r>
      </w:ins>
      <w:ins w:id="329" w:author="jiangzhiy" w:date="2011-12-04T11:41:00Z">
        <w:r w:rsidR="00CB4398">
          <w:rPr>
            <w:rFonts w:ascii="Times New Roman" w:hAnsi="Times New Roman" w:hint="eastAsia"/>
            <w:sz w:val="24"/>
            <w:szCs w:val="24"/>
            <w:lang w:val="en-US"/>
          </w:rPr>
          <w:t xml:space="preserve">also </w:t>
        </w:r>
      </w:ins>
      <w:ins w:id="330" w:author="jiangzhiy" w:date="2011-12-04T11:39:00Z">
        <w:r w:rsidR="00CB4398">
          <w:rPr>
            <w:rFonts w:ascii="Times New Roman" w:hAnsi="Times New Roman" w:hint="eastAsia"/>
            <w:sz w:val="24"/>
            <w:szCs w:val="24"/>
            <w:lang w:val="en-US"/>
          </w:rPr>
          <w:t xml:space="preserve">worthy of note that the </w:t>
        </w:r>
      </w:ins>
      <w:ins w:id="331" w:author="jiangzhiy" w:date="2011-12-04T11:44:00Z">
        <w:r w:rsidR="0014373B">
          <w:rPr>
            <w:rFonts w:ascii="Times New Roman" w:hAnsi="Times New Roman" w:hint="eastAsia"/>
            <w:sz w:val="24"/>
            <w:szCs w:val="24"/>
            <w:lang w:val="en-US"/>
          </w:rPr>
          <w:t xml:space="preserve">bulk of hydrodynamic </w:t>
        </w:r>
      </w:ins>
      <w:ins w:id="332" w:author="jiangzhiy" w:date="2011-12-04T11:45:00Z">
        <w:r w:rsidR="0014373B">
          <w:rPr>
            <w:rFonts w:ascii="Times New Roman" w:hAnsi="Times New Roman" w:hint="eastAsia"/>
            <w:sz w:val="24"/>
            <w:szCs w:val="24"/>
            <w:lang w:val="en-US"/>
          </w:rPr>
          <w:t>force is concentrated around the water surface, as</w:t>
        </w:r>
      </w:ins>
      <w:ins w:id="333" w:author="jiangzhiy" w:date="2011-12-04T11:53:00Z">
        <w:r w:rsidR="005C71FD">
          <w:rPr>
            <w:rFonts w:ascii="Times New Roman" w:hAnsi="Times New Roman" w:hint="eastAsia"/>
            <w:sz w:val="24"/>
            <w:szCs w:val="24"/>
            <w:lang w:val="en-US"/>
          </w:rPr>
          <w:t xml:space="preserve"> is </w:t>
        </w:r>
      </w:ins>
      <w:ins w:id="334" w:author="jiangzhiy" w:date="2011-12-04T11:45:00Z">
        <w:r w:rsidR="0014373B">
          <w:rPr>
            <w:rFonts w:ascii="Times New Roman" w:hAnsi="Times New Roman" w:hint="eastAsia"/>
            <w:sz w:val="24"/>
            <w:szCs w:val="24"/>
            <w:lang w:val="en-US"/>
          </w:rPr>
          <w:t xml:space="preserve">shown by comparing </w:t>
        </w:r>
      </w:ins>
      <w:ins w:id="335" w:author="jiangzhiy" w:date="2011-12-04T11:46:00Z">
        <w:r w:rsidR="0014373B">
          <w:rPr>
            <w:rFonts w:ascii="Times New Roman" w:hAnsi="Times New Roman" w:hint="eastAsia"/>
            <w:sz w:val="24"/>
            <w:szCs w:val="24"/>
            <w:lang w:val="en-US"/>
          </w:rPr>
          <w:t xml:space="preserve">Fig. 10 and Fig.11. </w:t>
        </w:r>
      </w:ins>
    </w:p>
    <w:p w:rsidR="00463253" w:rsidRPr="004F576E" w:rsidRDefault="00463253" w:rsidP="0014373B">
      <w:pPr>
        <w:jc w:val="both"/>
        <w:rPr>
          <w:rFonts w:ascii="Times New Roman" w:hAnsi="Times New Roman" w:cs="Times New Roman"/>
          <w:lang w:val="en-US"/>
        </w:rPr>
        <w:pPrChange w:id="336" w:author="jiangzhiy" w:date="2011-12-04T11:48:00Z">
          <w:pPr>
            <w:jc w:val="center"/>
          </w:pPr>
        </w:pPrChange>
      </w:pPr>
    </w:p>
    <w:p w:rsidR="000B4254" w:rsidRDefault="00FC37C3"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Environmental condition</w:t>
      </w:r>
    </w:p>
    <w:p w:rsidR="00A110D2" w:rsidRDefault="00BE1592"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 xml:space="preserve">The </w:t>
      </w:r>
      <w:proofErr w:type="spellStart"/>
      <w:r>
        <w:rPr>
          <w:rFonts w:ascii="Times New Roman" w:hAnsi="Times New Roman" w:hint="eastAsia"/>
          <w:sz w:val="24"/>
          <w:szCs w:val="24"/>
          <w:lang w:val="en-US"/>
        </w:rPr>
        <w:t>Statfjord</w:t>
      </w:r>
      <w:proofErr w:type="spellEnd"/>
      <w:r>
        <w:rPr>
          <w:rFonts w:ascii="Times New Roman" w:hAnsi="Times New Roman" w:hint="eastAsia"/>
          <w:sz w:val="24"/>
          <w:szCs w:val="24"/>
          <w:lang w:val="en-US"/>
        </w:rPr>
        <w:t xml:space="preserve"> site was chosen as a representative site for </w:t>
      </w:r>
      <w:r w:rsidR="00CA2690">
        <w:rPr>
          <w:rFonts w:ascii="Times New Roman" w:hAnsi="Times New Roman"/>
          <w:sz w:val="24"/>
          <w:szCs w:val="24"/>
          <w:lang w:val="en-US"/>
        </w:rPr>
        <w:t xml:space="preserve">the </w:t>
      </w:r>
      <w:r>
        <w:rPr>
          <w:rFonts w:ascii="Times New Roman" w:hAnsi="Times New Roman" w:hint="eastAsia"/>
          <w:sz w:val="24"/>
          <w:szCs w:val="24"/>
          <w:lang w:val="en-US"/>
        </w:rPr>
        <w:t>wind turbine</w:t>
      </w:r>
      <w:r w:rsidR="00CA2690">
        <w:rPr>
          <w:rFonts w:ascii="Times New Roman" w:hAnsi="Times New Roman"/>
          <w:sz w:val="24"/>
          <w:szCs w:val="24"/>
          <w:lang w:val="en-US"/>
        </w:rPr>
        <w:t xml:space="preserve"> considered</w:t>
      </w:r>
      <w:r>
        <w:rPr>
          <w:rFonts w:ascii="Times New Roman" w:hAnsi="Times New Roman" w:hint="eastAsia"/>
          <w:sz w:val="24"/>
          <w:szCs w:val="24"/>
          <w:lang w:val="en-US"/>
        </w:rPr>
        <w:t xml:space="preserve">.  The environment of the site can be described by </w:t>
      </w:r>
      <w:r w:rsidR="008E68B7">
        <w:rPr>
          <w:rFonts w:ascii="Times New Roman" w:hAnsi="Times New Roman" w:hint="eastAsia"/>
          <w:sz w:val="24"/>
          <w:szCs w:val="24"/>
          <w:lang w:val="en-US"/>
        </w:rPr>
        <w:t xml:space="preserve">a joint probabilistic model proposed by </w:t>
      </w:r>
      <w:r w:rsidR="000A42DC">
        <w:rPr>
          <w:rFonts w:ascii="Times New Roman" w:hAnsi="Times New Roman"/>
          <w:sz w:val="24"/>
          <w:szCs w:val="24"/>
          <w:lang w:val="en-US"/>
        </w:rPr>
        <w:fldChar w:fldCharType="begin"/>
      </w:r>
      <w:r w:rsidR="000A42DC">
        <w:rPr>
          <w:rFonts w:ascii="Times New Roman" w:hAnsi="Times New Roman"/>
          <w:sz w:val="24"/>
          <w:szCs w:val="24"/>
          <w:lang w:val="en-US"/>
        </w:rPr>
        <w:instrText xml:space="preserve"> ADDIN EN.CITE &lt;EndNote&gt;&lt;Cite&gt;&lt;Author&gt;Johannessen&lt;/Author&gt;&lt;Year&gt;2001&lt;/Year&gt;&lt;RecNum&gt;150&lt;/RecNum&gt;&lt;DisplayText&gt;[22]&lt;/DisplayText&gt;&lt;record&gt;&lt;rec-number&gt;150&lt;/rec-number&gt;&lt;foreign-keys&gt;&lt;key app="EN" db-id="tsx5rd0xkw5tswesdpwv0f2zfxwrdw09zrwe"&gt;150&lt;/key&gt;&lt;/foreign-keys&gt;&lt;ref-type name="Conference Proceedings"&gt;10&lt;/ref-type&gt;&lt;contributors&gt;&lt;authors&gt;&lt;author&gt;Johannessen, K.&lt;/author&gt;&lt;author&gt;Meling, T.&lt;/author&gt;&lt;author&gt;Haver, S.&lt;/author&gt;&lt;/authors&gt;&lt;/contributors&gt;&lt;titles&gt;&lt;title&gt;Joint distribution for wind and waves in the northern north sea&lt;/title&gt;&lt;/titles&gt;&lt;dates&gt;&lt;year&gt;2001&lt;/year&gt;&lt;/dates&gt;&lt;urls&gt;&lt;/urls&gt;&lt;/record&gt;&lt;/Cite&gt;&lt;/EndNote&gt;</w:instrText>
      </w:r>
      <w:r w:rsidR="000A42DC">
        <w:rPr>
          <w:rFonts w:ascii="Times New Roman" w:hAnsi="Times New Roman"/>
          <w:sz w:val="24"/>
          <w:szCs w:val="24"/>
          <w:lang w:val="en-US"/>
        </w:rPr>
        <w:fldChar w:fldCharType="separate"/>
      </w:r>
      <w:r w:rsidR="000A42DC">
        <w:rPr>
          <w:rFonts w:ascii="Times New Roman" w:hAnsi="Times New Roman"/>
          <w:noProof/>
          <w:sz w:val="24"/>
          <w:szCs w:val="24"/>
          <w:lang w:val="en-US"/>
        </w:rPr>
        <w:t>[</w:t>
      </w:r>
      <w:hyperlink w:anchor="_ENREF_22" w:tooltip="Johannessen, 2001 #150" w:history="1">
        <w:r w:rsidR="000A42DC">
          <w:rPr>
            <w:rFonts w:ascii="Times New Roman" w:hAnsi="Times New Roman"/>
            <w:noProof/>
            <w:sz w:val="24"/>
            <w:szCs w:val="24"/>
            <w:lang w:val="en-US"/>
          </w:rPr>
          <w:t>22</w:t>
        </w:r>
      </w:hyperlink>
      <w:r w:rsidR="000A42DC">
        <w:rPr>
          <w:rFonts w:ascii="Times New Roman" w:hAnsi="Times New Roman"/>
          <w:noProof/>
          <w:sz w:val="24"/>
          <w:szCs w:val="24"/>
          <w:lang w:val="en-US"/>
        </w:rPr>
        <w:t>]</w:t>
      </w:r>
      <w:r w:rsidR="000A42DC">
        <w:rPr>
          <w:rFonts w:ascii="Times New Roman" w:hAnsi="Times New Roman"/>
          <w:sz w:val="24"/>
          <w:szCs w:val="24"/>
          <w:lang w:val="en-US"/>
        </w:rPr>
        <w:fldChar w:fldCharType="end"/>
      </w:r>
      <w:r w:rsidR="007D123E">
        <w:rPr>
          <w:rFonts w:ascii="Times New Roman" w:hAnsi="Times New Roman" w:hint="eastAsia"/>
          <w:sz w:val="24"/>
          <w:szCs w:val="24"/>
          <w:lang w:val="en-US"/>
        </w:rPr>
        <w:t>.</w:t>
      </w:r>
      <w:r w:rsidR="007776C5">
        <w:rPr>
          <w:rFonts w:ascii="Times New Roman" w:hAnsi="Times New Roman"/>
          <w:sz w:val="24"/>
          <w:szCs w:val="24"/>
          <w:lang w:val="en-US"/>
        </w:rPr>
        <w:t xml:space="preserve"> T</w:t>
      </w:r>
      <w:r>
        <w:rPr>
          <w:rFonts w:ascii="Times New Roman" w:hAnsi="Times New Roman" w:hint="eastAsia"/>
          <w:sz w:val="24"/>
          <w:szCs w:val="24"/>
          <w:lang w:val="en-US"/>
        </w:rPr>
        <w:t xml:space="preserve">he marginal </w:t>
      </w:r>
      <w:r>
        <w:rPr>
          <w:rFonts w:ascii="Times New Roman" w:hAnsi="Times New Roman"/>
          <w:sz w:val="24"/>
          <w:szCs w:val="24"/>
          <w:lang w:val="en-US"/>
        </w:rPr>
        <w:t>distribution</w:t>
      </w:r>
      <w:r>
        <w:rPr>
          <w:rFonts w:ascii="Times New Roman" w:hAnsi="Times New Roman" w:hint="eastAsia"/>
          <w:sz w:val="24"/>
          <w:szCs w:val="24"/>
          <w:lang w:val="en-US"/>
        </w:rPr>
        <w:t xml:space="preserve"> of the 1-hour mean wind speed at 10 m </w:t>
      </w:r>
      <w:r w:rsidR="00A01DF5">
        <w:rPr>
          <w:rFonts w:ascii="Times New Roman" w:hAnsi="Times New Roman"/>
          <w:sz w:val="24"/>
          <w:szCs w:val="24"/>
          <w:lang w:val="en-US"/>
        </w:rPr>
        <w:t>is</w:t>
      </w:r>
      <w:r>
        <w:rPr>
          <w:rFonts w:ascii="Times New Roman" w:hAnsi="Times New Roman" w:hint="eastAsia"/>
          <w:sz w:val="24"/>
          <w:szCs w:val="24"/>
          <w:lang w:val="en-US"/>
        </w:rPr>
        <w:t xml:space="preserve"> given by</w:t>
      </w:r>
    </w:p>
    <w:p w:rsidR="009E1A2F" w:rsidRDefault="009E1A2F" w:rsidP="00CE34F7">
      <w:pPr>
        <w:autoSpaceDE w:val="0"/>
        <w:autoSpaceDN w:val="0"/>
        <w:adjustRightInd w:val="0"/>
        <w:spacing w:after="0" w:line="240" w:lineRule="auto"/>
        <w:jc w:val="both"/>
        <w:rPr>
          <w:rFonts w:ascii="Times New Roman" w:hAnsi="Times New Roman"/>
          <w:sz w:val="24"/>
          <w:szCs w:val="24"/>
          <w:lang w:val="en-US"/>
        </w:rPr>
      </w:pPr>
    </w:p>
    <w:p w:rsidR="00BE1592" w:rsidRDefault="009E1A2F" w:rsidP="009E1A2F">
      <w:pPr>
        <w:pStyle w:val="MTDisplayEquation"/>
      </w:pPr>
      <w:r>
        <w:tab/>
      </w:r>
      <w:r w:rsidR="008D44AE" w:rsidRPr="008D44AE">
        <w:rPr>
          <w:position w:val="-28"/>
        </w:rPr>
        <w:object w:dxaOrig="2280" w:dyaOrig="660">
          <v:shape id="_x0000_i1034" type="#_x0000_t75" style="width:114pt;height:33.25pt" o:ole="">
            <v:imagedata r:id="rId39" o:title=""/>
          </v:shape>
          <o:OLEObject Type="Embed" ProgID="Equation.DSMT4" ShapeID="_x0000_i1034" DrawAspect="Content" ObjectID="_1384542132" r:id="rId40"/>
        </w:object>
      </w:r>
      <w:r w:rsidR="00196B71" w:rsidRPr="000C0AC4">
        <w:rPr>
          <w:rFonts w:cstheme="minorBidi"/>
          <w:sz w:val="24"/>
          <w:szCs w:val="24"/>
        </w:rPr>
        <w:fldChar w:fldCharType="begin"/>
      </w:r>
      <w:r w:rsidR="000C0AC4" w:rsidRPr="000C0AC4">
        <w:rPr>
          <w:rFonts w:cstheme="minorBidi"/>
          <w:sz w:val="24"/>
          <w:szCs w:val="24"/>
        </w:rPr>
        <w:instrText xml:space="preserve"> MACROBUTTON MTPlaceRef \* MERGEFORMAT </w:instrText>
      </w:r>
      <w:r w:rsidR="00196B71" w:rsidRPr="000C0AC4">
        <w:rPr>
          <w:rFonts w:cstheme="minorBidi"/>
          <w:sz w:val="24"/>
          <w:szCs w:val="24"/>
        </w:rPr>
        <w:fldChar w:fldCharType="begin"/>
      </w:r>
      <w:r w:rsidR="000C0AC4" w:rsidRPr="000C0AC4">
        <w:rPr>
          <w:rFonts w:cstheme="minorBidi"/>
          <w:sz w:val="24"/>
          <w:szCs w:val="24"/>
        </w:rPr>
        <w:instrText xml:space="preserve"> SEQ MTEqn \h \* MERGEFORMAT </w:instrText>
      </w:r>
      <w:r w:rsidR="00196B71" w:rsidRPr="000C0AC4">
        <w:rPr>
          <w:rFonts w:cstheme="minorBidi"/>
          <w:sz w:val="24"/>
          <w:szCs w:val="24"/>
        </w:rPr>
        <w:fldChar w:fldCharType="end"/>
      </w:r>
      <w:r w:rsidR="000C0AC4" w:rsidRPr="000C0AC4">
        <w:rPr>
          <w:rFonts w:cstheme="minorBidi"/>
          <w:sz w:val="24"/>
          <w:szCs w:val="24"/>
        </w:rPr>
        <w:instrText>(</w:instrText>
      </w:r>
      <w:fldSimple w:instr=" SEQ MTEqn \c \* Arabic \* MERGEFORMAT ">
        <w:r w:rsidR="00B62AE3" w:rsidRPr="00B62AE3">
          <w:rPr>
            <w:rFonts w:cstheme="minorBidi"/>
            <w:noProof/>
            <w:sz w:val="24"/>
            <w:szCs w:val="24"/>
          </w:rPr>
          <w:instrText>9</w:instrText>
        </w:r>
      </w:fldSimple>
      <w:r w:rsidR="000C0AC4" w:rsidRPr="000C0AC4">
        <w:rPr>
          <w:rFonts w:cstheme="minorBidi"/>
          <w:sz w:val="24"/>
          <w:szCs w:val="24"/>
        </w:rPr>
        <w:instrText>)</w:instrText>
      </w:r>
      <w:r w:rsidR="00196B71" w:rsidRPr="000C0AC4">
        <w:rPr>
          <w:rFonts w:cstheme="minorBidi"/>
          <w:sz w:val="24"/>
          <w:szCs w:val="24"/>
        </w:rPr>
        <w:fldChar w:fldCharType="end"/>
      </w:r>
    </w:p>
    <w:p w:rsidR="008D44AE" w:rsidRDefault="008D44AE" w:rsidP="00CA2690">
      <w:pPr>
        <w:jc w:val="both"/>
        <w:rPr>
          <w:rFonts w:ascii="Times New Roman" w:hAnsi="Times New Roman" w:cs="Times New Roman"/>
          <w:sz w:val="24"/>
          <w:szCs w:val="24"/>
          <w:lang w:val="en-US"/>
        </w:rPr>
      </w:pPr>
      <w:r w:rsidRPr="008D44AE">
        <w:rPr>
          <w:rFonts w:ascii="Times New Roman" w:hAnsi="Times New Roman" w:hint="eastAsia"/>
          <w:sz w:val="24"/>
          <w:szCs w:val="24"/>
          <w:lang w:val="en-US"/>
        </w:rPr>
        <w:t>Where</w:t>
      </w:r>
      <w:r>
        <w:rPr>
          <w:rFonts w:ascii="Times New Roman" w:hAnsi="Times New Roman" w:hint="eastAsia"/>
          <w:sz w:val="24"/>
          <w:szCs w:val="24"/>
          <w:lang w:val="en-US"/>
        </w:rPr>
        <w:t xml:space="preserve"> </w:t>
      </w:r>
      <w:r>
        <w:rPr>
          <w:rFonts w:ascii="Times New Roman" w:hAnsi="Times New Roman" w:cs="Times New Roman"/>
          <w:sz w:val="24"/>
          <w:szCs w:val="24"/>
          <w:lang w:val="en-US"/>
        </w:rPr>
        <w:t>α</w:t>
      </w:r>
      <w:r>
        <w:rPr>
          <w:rFonts w:ascii="Times New Roman" w:hAnsi="Times New Roman" w:cs="Times New Roman" w:hint="eastAsia"/>
          <w:sz w:val="24"/>
          <w:szCs w:val="24"/>
          <w:lang w:val="en-US"/>
        </w:rPr>
        <w:t xml:space="preserve">=1.708 and </w:t>
      </w:r>
      <w:r>
        <w:rPr>
          <w:rFonts w:ascii="Times New Roman" w:hAnsi="Times New Roman" w:cs="Times New Roman"/>
          <w:sz w:val="24"/>
          <w:szCs w:val="24"/>
          <w:lang w:val="en-US"/>
        </w:rPr>
        <w:t>β</w:t>
      </w:r>
      <w:r>
        <w:rPr>
          <w:rFonts w:ascii="Times New Roman" w:hAnsi="Times New Roman" w:cs="Times New Roman" w:hint="eastAsia"/>
          <w:sz w:val="24"/>
          <w:szCs w:val="24"/>
          <w:lang w:val="en-US"/>
        </w:rPr>
        <w:t xml:space="preserve">=8.426. The conditional distribution of Hs for given V was also </w:t>
      </w:r>
      <w:r>
        <w:rPr>
          <w:rFonts w:ascii="Times New Roman" w:hAnsi="Times New Roman" w:cs="Times New Roman"/>
          <w:sz w:val="24"/>
          <w:szCs w:val="24"/>
          <w:lang w:val="en-US"/>
        </w:rPr>
        <w:t>described</w:t>
      </w:r>
      <w:r>
        <w:rPr>
          <w:rFonts w:ascii="Times New Roman" w:hAnsi="Times New Roman" w:cs="Times New Roman" w:hint="eastAsia"/>
          <w:sz w:val="24"/>
          <w:szCs w:val="24"/>
          <w:lang w:val="en-US"/>
        </w:rPr>
        <w:t xml:space="preserve"> by the 2-parameter </w:t>
      </w:r>
      <w:proofErr w:type="spellStart"/>
      <w:r w:rsidR="00675418">
        <w:rPr>
          <w:rFonts w:ascii="Times New Roman" w:hAnsi="Times New Roman" w:cs="Times New Roman" w:hint="eastAsia"/>
          <w:sz w:val="24"/>
          <w:szCs w:val="24"/>
          <w:lang w:val="en-US"/>
        </w:rPr>
        <w:t>Weibull</w:t>
      </w:r>
      <w:proofErr w:type="spellEnd"/>
      <w:r w:rsidR="00675418">
        <w:rPr>
          <w:rFonts w:ascii="Times New Roman" w:hAnsi="Times New Roman" w:cs="Times New Roman" w:hint="eastAsia"/>
          <w:sz w:val="24"/>
          <w:szCs w:val="24"/>
          <w:lang w:val="en-US"/>
        </w:rPr>
        <w:t xml:space="preserve"> distribution with </w:t>
      </w:r>
    </w:p>
    <w:p w:rsidR="00675418" w:rsidRDefault="00675418" w:rsidP="00675418">
      <w:pPr>
        <w:pStyle w:val="MTDisplayEquation"/>
      </w:pPr>
      <w:r>
        <w:tab/>
      </w:r>
      <w:r w:rsidRPr="00675418">
        <w:rPr>
          <w:position w:val="-32"/>
        </w:rPr>
        <w:object w:dxaOrig="2060" w:dyaOrig="760">
          <v:shape id="_x0000_i1035" type="#_x0000_t75" style="width:103.1pt;height:38.2pt" o:ole="">
            <v:imagedata r:id="rId41" o:title=""/>
          </v:shape>
          <o:OLEObject Type="Embed" ProgID="Equation.DSMT4" ShapeID="_x0000_i1035" DrawAspect="Content" ObjectID="_1384542133" r:id="rId42"/>
        </w:object>
      </w:r>
      <w:r w:rsidR="00196B71" w:rsidRPr="000C0AC4">
        <w:rPr>
          <w:rFonts w:cstheme="minorBidi"/>
          <w:sz w:val="24"/>
          <w:szCs w:val="24"/>
        </w:rPr>
        <w:fldChar w:fldCharType="begin"/>
      </w:r>
      <w:r w:rsidR="000C0AC4" w:rsidRPr="000C0AC4">
        <w:rPr>
          <w:rFonts w:cstheme="minorBidi"/>
          <w:sz w:val="24"/>
          <w:szCs w:val="24"/>
        </w:rPr>
        <w:instrText xml:space="preserve"> MACROBUTTON MTPlaceRef \* MERGEFORMAT </w:instrText>
      </w:r>
      <w:r w:rsidR="00196B71" w:rsidRPr="000C0AC4">
        <w:rPr>
          <w:rFonts w:cstheme="minorBidi"/>
          <w:sz w:val="24"/>
          <w:szCs w:val="24"/>
        </w:rPr>
        <w:fldChar w:fldCharType="begin"/>
      </w:r>
      <w:r w:rsidR="000C0AC4" w:rsidRPr="000C0AC4">
        <w:rPr>
          <w:rFonts w:cstheme="minorBidi"/>
          <w:sz w:val="24"/>
          <w:szCs w:val="24"/>
        </w:rPr>
        <w:instrText xml:space="preserve"> SEQ MTEqn \h \* MERGEFORMAT </w:instrText>
      </w:r>
      <w:r w:rsidR="00196B71" w:rsidRPr="000C0AC4">
        <w:rPr>
          <w:rFonts w:cstheme="minorBidi"/>
          <w:sz w:val="24"/>
          <w:szCs w:val="24"/>
        </w:rPr>
        <w:fldChar w:fldCharType="end"/>
      </w:r>
      <w:r w:rsidR="000C0AC4" w:rsidRPr="000C0AC4">
        <w:rPr>
          <w:rFonts w:cstheme="minorBidi"/>
          <w:sz w:val="24"/>
          <w:szCs w:val="24"/>
        </w:rPr>
        <w:instrText>(</w:instrText>
      </w:r>
      <w:fldSimple w:instr=" SEQ MTEqn \c \* Arabic \* MERGEFORMAT ">
        <w:r w:rsidR="00B62AE3" w:rsidRPr="00B62AE3">
          <w:rPr>
            <w:rFonts w:cstheme="minorBidi"/>
            <w:noProof/>
            <w:sz w:val="24"/>
            <w:szCs w:val="24"/>
          </w:rPr>
          <w:instrText>10</w:instrText>
        </w:r>
      </w:fldSimple>
      <w:r w:rsidR="000C0AC4" w:rsidRPr="000C0AC4">
        <w:rPr>
          <w:rFonts w:cstheme="minorBidi"/>
          <w:sz w:val="24"/>
          <w:szCs w:val="24"/>
        </w:rPr>
        <w:instrText>)</w:instrText>
      </w:r>
      <w:r w:rsidR="00196B71" w:rsidRPr="000C0AC4">
        <w:rPr>
          <w:rFonts w:cstheme="minorBidi"/>
          <w:sz w:val="24"/>
          <w:szCs w:val="24"/>
        </w:rPr>
        <w:fldChar w:fldCharType="end"/>
      </w:r>
    </w:p>
    <w:p w:rsidR="00675418" w:rsidRPr="00675418" w:rsidRDefault="00675418" w:rsidP="00675418">
      <w:pPr>
        <w:rPr>
          <w:rFonts w:ascii="Times New Roman" w:hAnsi="Times New Roman" w:cs="Times New Roman"/>
          <w:sz w:val="24"/>
          <w:szCs w:val="24"/>
          <w:lang w:val="en-US"/>
        </w:rPr>
      </w:pPr>
      <w:r w:rsidRPr="00675418">
        <w:rPr>
          <w:rFonts w:ascii="Times New Roman" w:hAnsi="Times New Roman" w:cs="Times New Roman" w:hint="eastAsia"/>
          <w:sz w:val="24"/>
          <w:szCs w:val="24"/>
          <w:lang w:val="en-US"/>
        </w:rPr>
        <w:t xml:space="preserve">The conditional distribution of </w:t>
      </w:r>
      <w:proofErr w:type="spellStart"/>
      <w:r w:rsidRPr="00675418">
        <w:rPr>
          <w:rFonts w:ascii="Times New Roman" w:hAnsi="Times New Roman" w:cs="Times New Roman" w:hint="eastAsia"/>
          <w:sz w:val="24"/>
          <w:szCs w:val="24"/>
          <w:lang w:val="en-US"/>
        </w:rPr>
        <w:t>Tp</w:t>
      </w:r>
      <w:proofErr w:type="spellEnd"/>
      <w:r w:rsidRPr="00675418">
        <w:rPr>
          <w:rFonts w:ascii="Times New Roman" w:hAnsi="Times New Roman" w:cs="Times New Roman" w:hint="eastAsia"/>
          <w:sz w:val="24"/>
          <w:szCs w:val="24"/>
          <w:lang w:val="en-US"/>
        </w:rPr>
        <w:t xml:space="preserve"> can be best fitted by a lognormal distribution</w:t>
      </w:r>
    </w:p>
    <w:p w:rsidR="00675418" w:rsidRPr="00675418" w:rsidRDefault="00675418" w:rsidP="00675418">
      <w:pPr>
        <w:pStyle w:val="MTDisplayEquation"/>
      </w:pPr>
      <w:r>
        <w:tab/>
      </w:r>
      <w:r w:rsidRPr="00675418">
        <w:rPr>
          <w:position w:val="-34"/>
        </w:rPr>
        <w:object w:dxaOrig="4580" w:dyaOrig="740">
          <v:shape id="_x0000_i1036" type="#_x0000_t75" style="width:229.1pt;height:37.1pt" o:ole="">
            <v:imagedata r:id="rId43" o:title=""/>
          </v:shape>
          <o:OLEObject Type="Embed" ProgID="Equation.DSMT4" ShapeID="_x0000_i1036" DrawAspect="Content" ObjectID="_1384542134" r:id="rId44"/>
        </w:object>
      </w:r>
      <w:r w:rsidR="00196B71" w:rsidRPr="000C0AC4">
        <w:rPr>
          <w:rFonts w:cstheme="minorBidi"/>
          <w:sz w:val="24"/>
          <w:szCs w:val="24"/>
        </w:rPr>
        <w:fldChar w:fldCharType="begin"/>
      </w:r>
      <w:r w:rsidR="000C0AC4" w:rsidRPr="000C0AC4">
        <w:rPr>
          <w:rFonts w:cstheme="minorBidi"/>
          <w:sz w:val="24"/>
          <w:szCs w:val="24"/>
        </w:rPr>
        <w:instrText xml:space="preserve"> MACROBUTTON MTPlaceRef \* MERGEFORMAT </w:instrText>
      </w:r>
      <w:r w:rsidR="00196B71" w:rsidRPr="000C0AC4">
        <w:rPr>
          <w:rFonts w:cstheme="minorBidi"/>
          <w:sz w:val="24"/>
          <w:szCs w:val="24"/>
        </w:rPr>
        <w:fldChar w:fldCharType="begin"/>
      </w:r>
      <w:r w:rsidR="000C0AC4" w:rsidRPr="000C0AC4">
        <w:rPr>
          <w:rFonts w:cstheme="minorBidi"/>
          <w:sz w:val="24"/>
          <w:szCs w:val="24"/>
        </w:rPr>
        <w:instrText xml:space="preserve"> SEQ MTEqn \h \* MERGEFORMAT </w:instrText>
      </w:r>
      <w:r w:rsidR="00196B71" w:rsidRPr="000C0AC4">
        <w:rPr>
          <w:rFonts w:cstheme="minorBidi"/>
          <w:sz w:val="24"/>
          <w:szCs w:val="24"/>
        </w:rPr>
        <w:fldChar w:fldCharType="end"/>
      </w:r>
      <w:r w:rsidR="000C0AC4" w:rsidRPr="000C0AC4">
        <w:rPr>
          <w:rFonts w:cstheme="minorBidi"/>
          <w:sz w:val="24"/>
          <w:szCs w:val="24"/>
        </w:rPr>
        <w:instrText>(</w:instrText>
      </w:r>
      <w:fldSimple w:instr=" SEQ MTEqn \c \* Arabic \* MERGEFORMAT ">
        <w:r w:rsidR="00B62AE3" w:rsidRPr="00B62AE3">
          <w:rPr>
            <w:rFonts w:cstheme="minorBidi"/>
            <w:noProof/>
            <w:sz w:val="24"/>
            <w:szCs w:val="24"/>
          </w:rPr>
          <w:instrText>11</w:instrText>
        </w:r>
      </w:fldSimple>
      <w:r w:rsidR="000C0AC4" w:rsidRPr="000C0AC4">
        <w:rPr>
          <w:rFonts w:cstheme="minorBidi"/>
          <w:sz w:val="24"/>
          <w:szCs w:val="24"/>
        </w:rPr>
        <w:instrText>)</w:instrText>
      </w:r>
      <w:r w:rsidR="00196B71" w:rsidRPr="000C0AC4">
        <w:rPr>
          <w:rFonts w:cstheme="minorBidi"/>
          <w:sz w:val="24"/>
          <w:szCs w:val="24"/>
        </w:rPr>
        <w:fldChar w:fldCharType="end"/>
      </w:r>
    </w:p>
    <w:p w:rsidR="00675418" w:rsidRDefault="00675418" w:rsidP="008D44AE">
      <w:pPr>
        <w:rPr>
          <w:rFonts w:ascii="Times New Roman" w:hAnsi="Times New Roman"/>
          <w:sz w:val="24"/>
          <w:szCs w:val="24"/>
          <w:lang w:val="en-US"/>
        </w:rPr>
      </w:pPr>
      <w:r>
        <w:rPr>
          <w:rFonts w:ascii="Times New Roman" w:hAnsi="Times New Roman"/>
          <w:sz w:val="24"/>
          <w:szCs w:val="24"/>
          <w:lang w:val="en-US"/>
        </w:rPr>
        <w:t>W</w:t>
      </w:r>
      <w:r>
        <w:rPr>
          <w:rFonts w:ascii="Times New Roman" w:hAnsi="Times New Roman" w:hint="eastAsia"/>
          <w:sz w:val="24"/>
          <w:szCs w:val="24"/>
          <w:lang w:val="en-US"/>
        </w:rPr>
        <w:t xml:space="preserve">here </w:t>
      </w:r>
      <w:r w:rsidR="0009644E">
        <w:rPr>
          <w:rFonts w:ascii="Times New Roman" w:hAnsi="Times New Roman" w:hint="eastAsia"/>
          <w:sz w:val="24"/>
          <w:szCs w:val="24"/>
          <w:lang w:val="en-US"/>
        </w:rPr>
        <w:t xml:space="preserve">the </w:t>
      </w:r>
      <w:proofErr w:type="spellStart"/>
      <w:proofErr w:type="gramStart"/>
      <w:r w:rsidR="0009644E">
        <w:rPr>
          <w:rFonts w:ascii="Times New Roman" w:hAnsi="Times New Roman" w:cs="Times New Roman"/>
          <w:sz w:val="24"/>
          <w:szCs w:val="24"/>
          <w:lang w:val="en-US"/>
        </w:rPr>
        <w:t>μ</w:t>
      </w:r>
      <w:r w:rsidR="0009644E" w:rsidRPr="0009644E">
        <w:rPr>
          <w:rFonts w:ascii="Times New Roman" w:hAnsi="Times New Roman" w:cs="Times New Roman" w:hint="eastAsia"/>
          <w:sz w:val="24"/>
          <w:szCs w:val="24"/>
          <w:vertAlign w:val="subscript"/>
          <w:lang w:val="en-US"/>
        </w:rPr>
        <w:t>ln</w:t>
      </w:r>
      <w:proofErr w:type="spellEnd"/>
      <w:r w:rsidR="0009644E" w:rsidRPr="0009644E">
        <w:rPr>
          <w:rFonts w:ascii="Times New Roman" w:hAnsi="Times New Roman" w:cs="Times New Roman" w:hint="eastAsia"/>
          <w:sz w:val="24"/>
          <w:szCs w:val="24"/>
          <w:vertAlign w:val="subscript"/>
          <w:lang w:val="en-US"/>
        </w:rPr>
        <w:t>(</w:t>
      </w:r>
      <w:proofErr w:type="spellStart"/>
      <w:proofErr w:type="gramEnd"/>
      <w:r w:rsidR="0009644E" w:rsidRPr="0009644E">
        <w:rPr>
          <w:rFonts w:ascii="Times New Roman" w:hAnsi="Times New Roman" w:cs="Times New Roman" w:hint="eastAsia"/>
          <w:sz w:val="24"/>
          <w:szCs w:val="24"/>
          <w:vertAlign w:val="subscript"/>
          <w:lang w:val="en-US"/>
        </w:rPr>
        <w:t>Tp</w:t>
      </w:r>
      <w:proofErr w:type="spellEnd"/>
      <w:r w:rsidR="0009644E" w:rsidRPr="0009644E">
        <w:rPr>
          <w:rFonts w:ascii="Times New Roman" w:hAnsi="Times New Roman" w:cs="Times New Roman" w:hint="eastAsia"/>
          <w:sz w:val="24"/>
          <w:szCs w:val="24"/>
          <w:vertAlign w:val="subscript"/>
          <w:lang w:val="en-US"/>
        </w:rPr>
        <w:t>)</w:t>
      </w:r>
      <w:r w:rsidR="0009644E">
        <w:rPr>
          <w:rFonts w:ascii="Times New Roman" w:hAnsi="Times New Roman" w:cs="Times New Roman" w:hint="eastAsia"/>
          <w:sz w:val="24"/>
          <w:szCs w:val="24"/>
          <w:lang w:val="en-US"/>
        </w:rPr>
        <w:t xml:space="preserve"> and </w:t>
      </w:r>
      <w:proofErr w:type="spellStart"/>
      <w:r w:rsidR="0009644E">
        <w:rPr>
          <w:rFonts w:ascii="Times New Roman" w:hAnsi="Times New Roman" w:cs="Times New Roman"/>
          <w:sz w:val="24"/>
          <w:szCs w:val="24"/>
          <w:lang w:val="en-US"/>
        </w:rPr>
        <w:t>σ</w:t>
      </w:r>
      <w:r w:rsidR="0009644E" w:rsidRPr="0009644E">
        <w:rPr>
          <w:rFonts w:ascii="Times New Roman" w:hAnsi="Times New Roman" w:cs="Times New Roman" w:hint="eastAsia"/>
          <w:sz w:val="24"/>
          <w:szCs w:val="24"/>
          <w:vertAlign w:val="subscript"/>
          <w:lang w:val="en-US"/>
        </w:rPr>
        <w:t>ln</w:t>
      </w:r>
      <w:proofErr w:type="spellEnd"/>
      <w:r w:rsidR="0009644E" w:rsidRPr="0009644E">
        <w:rPr>
          <w:rFonts w:ascii="Times New Roman" w:hAnsi="Times New Roman" w:cs="Times New Roman"/>
          <w:sz w:val="24"/>
          <w:szCs w:val="24"/>
          <w:vertAlign w:val="subscript"/>
          <w:lang w:val="en-US"/>
        </w:rPr>
        <w:t>(</w:t>
      </w:r>
      <w:proofErr w:type="spellStart"/>
      <w:r w:rsidR="0009644E" w:rsidRPr="0009644E">
        <w:rPr>
          <w:rFonts w:ascii="Times New Roman" w:hAnsi="Times New Roman" w:cs="Times New Roman"/>
          <w:sz w:val="24"/>
          <w:szCs w:val="24"/>
          <w:vertAlign w:val="subscript"/>
          <w:lang w:val="en-US"/>
        </w:rPr>
        <w:t>Tp</w:t>
      </w:r>
      <w:proofErr w:type="spellEnd"/>
      <w:r w:rsidR="0009644E" w:rsidRPr="0009644E">
        <w:rPr>
          <w:rFonts w:ascii="Times New Roman" w:hAnsi="Times New Roman" w:cs="Times New Roman"/>
          <w:sz w:val="24"/>
          <w:szCs w:val="24"/>
          <w:vertAlign w:val="subscript"/>
          <w:lang w:val="en-US"/>
        </w:rPr>
        <w:t>)</w:t>
      </w:r>
      <w:r w:rsidR="0009644E">
        <w:rPr>
          <w:rFonts w:ascii="Times New Roman" w:hAnsi="Times New Roman" w:cs="Times New Roman"/>
          <w:sz w:val="24"/>
          <w:szCs w:val="24"/>
          <w:lang w:val="en-US"/>
        </w:rPr>
        <w:t xml:space="preserve"> are the </w:t>
      </w:r>
      <w:r w:rsidR="0009644E">
        <w:rPr>
          <w:rFonts w:ascii="Times New Roman" w:hAnsi="Times New Roman" w:hint="eastAsia"/>
          <w:sz w:val="24"/>
          <w:szCs w:val="24"/>
          <w:lang w:val="en-US"/>
        </w:rPr>
        <w:t>mean value</w:t>
      </w:r>
      <w:r w:rsidR="0009644E">
        <w:rPr>
          <w:rFonts w:ascii="Times New Roman" w:hAnsi="Times New Roman"/>
          <w:sz w:val="24"/>
          <w:szCs w:val="24"/>
          <w:lang w:val="en-US"/>
        </w:rPr>
        <w:t xml:space="preserve"> and standard deviation of </w:t>
      </w:r>
      <w:proofErr w:type="spellStart"/>
      <w:r w:rsidR="0009644E" w:rsidRPr="0009644E">
        <w:rPr>
          <w:rFonts w:ascii="Times New Roman" w:hAnsi="Times New Roman" w:hint="eastAsia"/>
          <w:sz w:val="24"/>
          <w:szCs w:val="24"/>
          <w:lang w:val="en-US"/>
        </w:rPr>
        <w:t>ln</w:t>
      </w:r>
      <w:proofErr w:type="spellEnd"/>
      <w:r w:rsidR="0009644E" w:rsidRPr="0009644E">
        <w:rPr>
          <w:rFonts w:ascii="Times New Roman" w:hAnsi="Times New Roman"/>
          <w:sz w:val="24"/>
          <w:szCs w:val="24"/>
          <w:lang w:val="en-US"/>
        </w:rPr>
        <w:t>(</w:t>
      </w:r>
      <w:proofErr w:type="spellStart"/>
      <w:r w:rsidR="0009644E" w:rsidRPr="0009644E">
        <w:rPr>
          <w:rFonts w:ascii="Times New Roman" w:hAnsi="Times New Roman"/>
          <w:sz w:val="24"/>
          <w:szCs w:val="24"/>
          <w:lang w:val="en-US"/>
        </w:rPr>
        <w:t>Tp</w:t>
      </w:r>
      <w:proofErr w:type="spellEnd"/>
      <w:r w:rsidR="0009644E" w:rsidRPr="0009644E">
        <w:rPr>
          <w:rFonts w:ascii="Times New Roman" w:hAnsi="Times New Roman"/>
          <w:sz w:val="24"/>
          <w:szCs w:val="24"/>
          <w:lang w:val="en-US"/>
        </w:rPr>
        <w:t>)</w:t>
      </w:r>
      <w:r w:rsidR="0009644E">
        <w:rPr>
          <w:rFonts w:ascii="Times New Roman" w:hAnsi="Times New Roman"/>
          <w:sz w:val="24"/>
          <w:szCs w:val="24"/>
          <w:lang w:val="en-US"/>
        </w:rPr>
        <w:t xml:space="preserve">. They can be </w:t>
      </w:r>
      <w:r w:rsidR="007776C5">
        <w:rPr>
          <w:rFonts w:ascii="Times New Roman" w:hAnsi="Times New Roman"/>
          <w:sz w:val="24"/>
          <w:szCs w:val="24"/>
          <w:lang w:val="en-US"/>
        </w:rPr>
        <w:t>expressed as</w:t>
      </w:r>
    </w:p>
    <w:p w:rsidR="0009644E" w:rsidRPr="007776C5" w:rsidRDefault="007776C5" w:rsidP="007776C5">
      <w:pPr>
        <w:jc w:val="center"/>
        <w:rPr>
          <w:rFonts w:ascii="Times New Roman" w:hAnsi="Times New Roman"/>
          <w:sz w:val="24"/>
          <w:szCs w:val="24"/>
          <w:lang w:val="en-US"/>
        </w:rPr>
      </w:pPr>
      <w:r w:rsidRPr="007776C5">
        <w:rPr>
          <w:rFonts w:ascii="Times New Roman" w:hAnsi="Times New Roman"/>
          <w:sz w:val="24"/>
          <w:szCs w:val="24"/>
          <w:lang w:val="en-US"/>
        </w:rPr>
        <w:object w:dxaOrig="2020" w:dyaOrig="1240">
          <v:shape id="_x0000_i1037" type="#_x0000_t75" style="width:100.9pt;height:62.2pt" o:ole="">
            <v:imagedata r:id="rId45" o:title=""/>
          </v:shape>
          <o:OLEObject Type="Embed" ProgID="Equation.DSMT4" ShapeID="_x0000_i1037" DrawAspect="Content" ObjectID="_1384542135" r:id="rId46"/>
        </w:object>
      </w:r>
      <w:r w:rsidR="00196B71">
        <w:rPr>
          <w:rFonts w:ascii="Times New Roman" w:hAnsi="Times New Roman"/>
          <w:sz w:val="24"/>
          <w:szCs w:val="24"/>
          <w:lang w:val="en-US"/>
        </w:rPr>
        <w:fldChar w:fldCharType="begin"/>
      </w:r>
      <w:r w:rsidR="000C0AC4">
        <w:rPr>
          <w:rFonts w:ascii="Times New Roman" w:hAnsi="Times New Roman"/>
          <w:sz w:val="24"/>
          <w:szCs w:val="24"/>
          <w:lang w:val="en-US"/>
        </w:rPr>
        <w:instrText xml:space="preserve"> MACROBUTTON MTPlaceRef \* MERGEFORMAT </w:instrText>
      </w:r>
      <w:r w:rsidR="00196B71">
        <w:rPr>
          <w:rFonts w:ascii="Times New Roman" w:hAnsi="Times New Roman"/>
          <w:sz w:val="24"/>
          <w:szCs w:val="24"/>
          <w:lang w:val="en-US"/>
        </w:rPr>
        <w:fldChar w:fldCharType="begin"/>
      </w:r>
      <w:r w:rsidR="000C0AC4">
        <w:rPr>
          <w:rFonts w:ascii="Times New Roman" w:hAnsi="Times New Roman"/>
          <w:sz w:val="24"/>
          <w:szCs w:val="24"/>
          <w:lang w:val="en-US"/>
        </w:rPr>
        <w:instrText xml:space="preserve"> SEQ MTEqn \h \* MERGEFORMAT </w:instrText>
      </w:r>
      <w:r w:rsidR="00196B71">
        <w:rPr>
          <w:rFonts w:ascii="Times New Roman" w:hAnsi="Times New Roman"/>
          <w:sz w:val="24"/>
          <w:szCs w:val="24"/>
          <w:lang w:val="en-US"/>
        </w:rPr>
        <w:fldChar w:fldCharType="end"/>
      </w:r>
      <w:r w:rsidR="000C0AC4">
        <w:rPr>
          <w:rFonts w:ascii="Times New Roman" w:hAnsi="Times New Roman"/>
          <w:sz w:val="24"/>
          <w:szCs w:val="24"/>
          <w:lang w:val="en-US"/>
        </w:rPr>
        <w:instrText>(</w:instrText>
      </w:r>
      <w:fldSimple w:instr=" SEQ MTEqn \c \* Arabic \* MERGEFORMAT ">
        <w:r w:rsidR="00B62AE3" w:rsidRPr="00B62AE3">
          <w:rPr>
            <w:rFonts w:ascii="Times New Roman" w:hAnsi="Times New Roman"/>
            <w:noProof/>
            <w:sz w:val="24"/>
            <w:szCs w:val="24"/>
            <w:lang w:val="en-US"/>
          </w:rPr>
          <w:instrText>12</w:instrText>
        </w:r>
      </w:fldSimple>
      <w:r w:rsidR="000C0AC4">
        <w:rPr>
          <w:rFonts w:ascii="Times New Roman" w:hAnsi="Times New Roman"/>
          <w:sz w:val="24"/>
          <w:szCs w:val="24"/>
          <w:lang w:val="en-US"/>
        </w:rPr>
        <w:instrText>)</w:instrText>
      </w:r>
      <w:r w:rsidR="00196B71">
        <w:rPr>
          <w:rFonts w:ascii="Times New Roman" w:hAnsi="Times New Roman"/>
          <w:sz w:val="24"/>
          <w:szCs w:val="24"/>
          <w:lang w:val="en-US"/>
        </w:rPr>
        <w:fldChar w:fldCharType="end"/>
      </w:r>
    </w:p>
    <w:p w:rsidR="007776C5" w:rsidRPr="007776C5" w:rsidRDefault="007776C5" w:rsidP="007776C5">
      <w:pPr>
        <w:rPr>
          <w:rFonts w:ascii="Times New Roman" w:hAnsi="Times New Roman"/>
          <w:sz w:val="24"/>
          <w:szCs w:val="24"/>
          <w:lang w:val="en-US"/>
        </w:rPr>
      </w:pPr>
      <w:r w:rsidRPr="007776C5">
        <w:rPr>
          <w:rFonts w:ascii="Times New Roman" w:hAnsi="Times New Roman"/>
          <w:sz w:val="24"/>
          <w:szCs w:val="24"/>
          <w:lang w:val="en-US"/>
        </w:rPr>
        <w:t xml:space="preserve">Where </w:t>
      </w:r>
      <w:proofErr w:type="spellStart"/>
      <w:r w:rsidRPr="007776C5">
        <w:rPr>
          <w:rFonts w:ascii="Times New Roman" w:hAnsi="Times New Roman"/>
          <w:sz w:val="24"/>
          <w:szCs w:val="24"/>
          <w:lang w:val="en-US"/>
        </w:rPr>
        <w:t>μ</w:t>
      </w:r>
      <w:r w:rsidRPr="007776C5">
        <w:rPr>
          <w:rFonts w:ascii="Times New Roman" w:hAnsi="Times New Roman" w:hint="eastAsia"/>
          <w:sz w:val="24"/>
          <w:szCs w:val="24"/>
          <w:vertAlign w:val="subscript"/>
          <w:lang w:val="en-US"/>
        </w:rPr>
        <w:t>Tp</w:t>
      </w:r>
      <w:proofErr w:type="spellEnd"/>
      <w:r w:rsidRPr="007776C5">
        <w:rPr>
          <w:rFonts w:ascii="Times New Roman" w:hAnsi="Times New Roman"/>
          <w:sz w:val="24"/>
          <w:szCs w:val="24"/>
          <w:lang w:val="en-US"/>
        </w:rPr>
        <w:t xml:space="preserve"> </w:t>
      </w:r>
      <w:r w:rsidRPr="007776C5">
        <w:rPr>
          <w:rFonts w:ascii="Times New Roman" w:hAnsi="Times New Roman" w:hint="eastAsia"/>
          <w:sz w:val="24"/>
          <w:szCs w:val="24"/>
          <w:lang w:val="en-US"/>
        </w:rPr>
        <w:t xml:space="preserve">and </w:t>
      </w:r>
      <w:proofErr w:type="spellStart"/>
      <w:proofErr w:type="gramStart"/>
      <w:r w:rsidRPr="007776C5">
        <w:rPr>
          <w:rFonts w:ascii="Times New Roman" w:hAnsi="Times New Roman"/>
          <w:sz w:val="24"/>
          <w:szCs w:val="24"/>
          <w:lang w:val="en-US"/>
        </w:rPr>
        <w:t>σ</w:t>
      </w:r>
      <w:r w:rsidRPr="007776C5">
        <w:rPr>
          <w:rFonts w:ascii="Times New Roman" w:hAnsi="Times New Roman"/>
          <w:sz w:val="24"/>
          <w:szCs w:val="24"/>
          <w:vertAlign w:val="subscript"/>
          <w:lang w:val="en-US"/>
        </w:rPr>
        <w:t>Tp</w:t>
      </w:r>
      <w:proofErr w:type="spellEnd"/>
      <w:proofErr w:type="gramEnd"/>
      <w:r w:rsidRPr="007776C5">
        <w:rPr>
          <w:rFonts w:ascii="Times New Roman" w:hAnsi="Times New Roman"/>
          <w:sz w:val="24"/>
          <w:szCs w:val="24"/>
          <w:vertAlign w:val="subscript"/>
          <w:lang w:val="en-US"/>
        </w:rPr>
        <w:t xml:space="preserve"> </w:t>
      </w:r>
      <w:r w:rsidRPr="007776C5">
        <w:rPr>
          <w:rFonts w:ascii="Times New Roman" w:hAnsi="Times New Roman"/>
          <w:sz w:val="24"/>
          <w:szCs w:val="24"/>
          <w:lang w:val="en-US"/>
        </w:rPr>
        <w:t>are</w:t>
      </w:r>
      <w:r>
        <w:rPr>
          <w:rFonts w:ascii="Times New Roman" w:hAnsi="Times New Roman"/>
          <w:sz w:val="24"/>
          <w:szCs w:val="24"/>
          <w:lang w:val="en-US"/>
        </w:rPr>
        <w:t xml:space="preserve"> calculated by</w:t>
      </w:r>
    </w:p>
    <w:p w:rsidR="008D44AE" w:rsidRPr="008D44AE" w:rsidRDefault="00675418" w:rsidP="00675418">
      <w:pPr>
        <w:pStyle w:val="MTDisplayEquation"/>
      </w:pPr>
      <w:r>
        <w:tab/>
      </w:r>
      <w:r w:rsidRPr="00675418">
        <w:rPr>
          <w:position w:val="-48"/>
        </w:rPr>
        <w:object w:dxaOrig="6520" w:dyaOrig="1080">
          <v:shape id="_x0000_i1038" type="#_x0000_t75" style="width:326.2pt;height:54pt" o:ole="">
            <v:imagedata r:id="rId47" o:title=""/>
          </v:shape>
          <o:OLEObject Type="Embed" ProgID="Equation.DSMT4" ShapeID="_x0000_i1038" DrawAspect="Content" ObjectID="_1384542136" r:id="rId48"/>
        </w:object>
      </w:r>
      <w:r w:rsidR="00196B71" w:rsidRPr="000C0AC4">
        <w:rPr>
          <w:rFonts w:cstheme="minorBidi"/>
          <w:sz w:val="24"/>
          <w:szCs w:val="24"/>
        </w:rPr>
        <w:fldChar w:fldCharType="begin"/>
      </w:r>
      <w:r w:rsidR="000C0AC4" w:rsidRPr="000C0AC4">
        <w:rPr>
          <w:rFonts w:cstheme="minorBidi"/>
          <w:sz w:val="24"/>
          <w:szCs w:val="24"/>
        </w:rPr>
        <w:instrText xml:space="preserve"> MACROBUTTON MTPlaceRef \* MERGEFORMAT </w:instrText>
      </w:r>
      <w:r w:rsidR="00196B71" w:rsidRPr="000C0AC4">
        <w:rPr>
          <w:rFonts w:cstheme="minorBidi"/>
          <w:sz w:val="24"/>
          <w:szCs w:val="24"/>
        </w:rPr>
        <w:fldChar w:fldCharType="begin"/>
      </w:r>
      <w:r w:rsidR="000C0AC4" w:rsidRPr="000C0AC4">
        <w:rPr>
          <w:rFonts w:cstheme="minorBidi"/>
          <w:sz w:val="24"/>
          <w:szCs w:val="24"/>
        </w:rPr>
        <w:instrText xml:space="preserve"> SEQ MTEqn \h \* MERGEFORMAT </w:instrText>
      </w:r>
      <w:r w:rsidR="00196B71" w:rsidRPr="000C0AC4">
        <w:rPr>
          <w:rFonts w:cstheme="minorBidi"/>
          <w:sz w:val="24"/>
          <w:szCs w:val="24"/>
        </w:rPr>
        <w:fldChar w:fldCharType="end"/>
      </w:r>
      <w:r w:rsidR="000C0AC4" w:rsidRPr="000C0AC4">
        <w:rPr>
          <w:rFonts w:cstheme="minorBidi"/>
          <w:sz w:val="24"/>
          <w:szCs w:val="24"/>
        </w:rPr>
        <w:instrText>(</w:instrText>
      </w:r>
      <w:fldSimple w:instr=" SEQ MTEqn \c \* Arabic \* MERGEFORMAT ">
        <w:r w:rsidR="00B62AE3" w:rsidRPr="00B62AE3">
          <w:rPr>
            <w:rFonts w:cstheme="minorBidi"/>
            <w:noProof/>
            <w:sz w:val="24"/>
            <w:szCs w:val="24"/>
          </w:rPr>
          <w:instrText>13</w:instrText>
        </w:r>
      </w:fldSimple>
      <w:r w:rsidR="000C0AC4" w:rsidRPr="000C0AC4">
        <w:rPr>
          <w:rFonts w:cstheme="minorBidi"/>
          <w:sz w:val="24"/>
          <w:szCs w:val="24"/>
        </w:rPr>
        <w:instrText>)</w:instrText>
      </w:r>
      <w:r w:rsidR="00196B71" w:rsidRPr="000C0AC4">
        <w:rPr>
          <w:rFonts w:cstheme="minorBidi"/>
          <w:sz w:val="24"/>
          <w:szCs w:val="24"/>
        </w:rPr>
        <w:fldChar w:fldCharType="end"/>
      </w:r>
    </w:p>
    <w:p w:rsidR="00FC37C3" w:rsidRDefault="007776C5"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sz w:val="24"/>
          <w:szCs w:val="24"/>
          <w:lang w:val="en-US"/>
        </w:rPr>
        <w:t xml:space="preserve">Based on </w:t>
      </w:r>
      <w:r w:rsidR="009277E6">
        <w:rPr>
          <w:rFonts w:ascii="Times New Roman" w:hAnsi="Times New Roman"/>
          <w:sz w:val="24"/>
          <w:szCs w:val="24"/>
          <w:lang w:val="en-US"/>
        </w:rPr>
        <w:t>the joint model, a contour surface</w:t>
      </w:r>
      <w:r w:rsidR="000A42DC">
        <w:rPr>
          <w:rFonts w:ascii="Times New Roman" w:hAnsi="Times New Roman"/>
          <w:sz w:val="24"/>
          <w:szCs w:val="24"/>
          <w:lang w:val="en-US"/>
        </w:rPr>
        <w:fldChar w:fldCharType="begin"/>
      </w:r>
      <w:r w:rsidR="000A42DC">
        <w:rPr>
          <w:rFonts w:ascii="Times New Roman" w:hAnsi="Times New Roman"/>
          <w:sz w:val="24"/>
          <w:szCs w:val="24"/>
          <w:lang w:val="en-US"/>
        </w:rPr>
        <w:instrText xml:space="preserve"> ADDIN EN.CITE &lt;EndNote&gt;&lt;Cite&gt;&lt;Author&gt;Haver&lt;/Author&gt;&lt;Year&gt;2011&lt;/Year&gt;&lt;RecNum&gt;169&lt;/RecNum&gt;&lt;DisplayText&gt;[23]&lt;/DisplayText&gt;&lt;record&gt;&lt;rec-number&gt;169&lt;/rec-number&gt;&lt;foreign-keys&gt;&lt;key app="EN" db-id="tsx5rd0xkw5tswesdpwv0f2zfxwrdw09zrwe"&gt;169&lt;/key&gt;&lt;/foreign-keys&gt;&lt;ref-type name="Report"&gt;27&lt;/ref-type&gt;&lt;contributors&gt;&lt;authors&gt;&lt;author&gt;Haver, Sverre K&lt;/author&gt;&lt;/authors&gt;&lt;/contributors&gt;&lt;titles&gt;&lt;title&gt;Prediction of Characteristic Response for Design Purposes (PRELIMINARY VERSION)&lt;/title&gt;&lt;/titles&gt;&lt;dates&gt;&lt;year&gt;2011&lt;/year&gt;&lt;/dates&gt;&lt;publisher&gt;Statoil&lt;/publisher&gt;&lt;urls&gt;&lt;/urls&gt;&lt;/record&gt;&lt;/Cite&gt;&lt;/EndNote&gt;</w:instrText>
      </w:r>
      <w:r w:rsidR="000A42DC">
        <w:rPr>
          <w:rFonts w:ascii="Times New Roman" w:hAnsi="Times New Roman"/>
          <w:sz w:val="24"/>
          <w:szCs w:val="24"/>
          <w:lang w:val="en-US"/>
        </w:rPr>
        <w:fldChar w:fldCharType="separate"/>
      </w:r>
      <w:r w:rsidR="000A42DC">
        <w:rPr>
          <w:rFonts w:ascii="Times New Roman" w:hAnsi="Times New Roman"/>
          <w:noProof/>
          <w:sz w:val="24"/>
          <w:szCs w:val="24"/>
          <w:lang w:val="en-US"/>
        </w:rPr>
        <w:t>[</w:t>
      </w:r>
      <w:hyperlink w:anchor="_ENREF_23" w:tooltip="Haver, 2011 #169" w:history="1">
        <w:r w:rsidR="000A42DC">
          <w:rPr>
            <w:rFonts w:ascii="Times New Roman" w:hAnsi="Times New Roman"/>
            <w:noProof/>
            <w:sz w:val="24"/>
            <w:szCs w:val="24"/>
            <w:lang w:val="en-US"/>
          </w:rPr>
          <w:t>23</w:t>
        </w:r>
      </w:hyperlink>
      <w:r w:rsidR="000A42DC">
        <w:rPr>
          <w:rFonts w:ascii="Times New Roman" w:hAnsi="Times New Roman"/>
          <w:noProof/>
          <w:sz w:val="24"/>
          <w:szCs w:val="24"/>
          <w:lang w:val="en-US"/>
        </w:rPr>
        <w:t>]</w:t>
      </w:r>
      <w:r w:rsidR="000A42DC">
        <w:rPr>
          <w:rFonts w:ascii="Times New Roman" w:hAnsi="Times New Roman"/>
          <w:sz w:val="24"/>
          <w:szCs w:val="24"/>
          <w:lang w:val="en-US"/>
        </w:rPr>
        <w:fldChar w:fldCharType="end"/>
      </w:r>
      <w:r w:rsidR="009277E6">
        <w:rPr>
          <w:rFonts w:ascii="Times New Roman" w:hAnsi="Times New Roman"/>
          <w:sz w:val="24"/>
          <w:szCs w:val="24"/>
          <w:lang w:val="en-US"/>
        </w:rPr>
        <w:t xml:space="preserve"> with </w:t>
      </w:r>
      <w:r w:rsidR="009346B2">
        <w:rPr>
          <w:rFonts w:ascii="Times New Roman" w:hAnsi="Times New Roman"/>
          <w:sz w:val="24"/>
          <w:szCs w:val="24"/>
          <w:lang w:val="en-US"/>
        </w:rPr>
        <w:t>a given</w:t>
      </w:r>
      <w:r w:rsidR="009277E6">
        <w:rPr>
          <w:rFonts w:ascii="Times New Roman" w:hAnsi="Times New Roman"/>
          <w:sz w:val="24"/>
          <w:szCs w:val="24"/>
          <w:lang w:val="en-US"/>
        </w:rPr>
        <w:t xml:space="preserve"> return period can be obtained:</w:t>
      </w:r>
    </w:p>
    <w:p w:rsidR="009277E6" w:rsidRDefault="009F4C55" w:rsidP="009277E6">
      <w:pPr>
        <w:autoSpaceDE w:val="0"/>
        <w:autoSpaceDN w:val="0"/>
        <w:adjustRightInd w:val="0"/>
        <w:spacing w:after="0" w:line="240" w:lineRule="auto"/>
        <w:jc w:val="center"/>
        <w:rPr>
          <w:rFonts w:ascii="Times New Roman" w:hAnsi="Times New Roman"/>
          <w:sz w:val="24"/>
          <w:szCs w:val="24"/>
          <w:lang w:val="en-US"/>
        </w:rPr>
      </w:pPr>
      <w:r>
        <w:rPr>
          <w:rFonts w:ascii="Times New Roman" w:hAnsi="Times New Roman"/>
          <w:noProof/>
          <w:sz w:val="24"/>
          <w:szCs w:val="24"/>
        </w:rPr>
        <w:lastRenderedPageBreak/>
        <w:drawing>
          <wp:inline distT="0" distB="0" distL="0" distR="0">
            <wp:extent cx="3693818" cy="2777837"/>
            <wp:effectExtent l="0" t="0" r="1882"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cstate="print"/>
                    <a:srcRect l="1894" t="5957" r="4397"/>
                    <a:stretch>
                      <a:fillRect/>
                    </a:stretch>
                  </pic:blipFill>
                  <pic:spPr bwMode="auto">
                    <a:xfrm>
                      <a:off x="0" y="0"/>
                      <a:ext cx="3693818" cy="2777837"/>
                    </a:xfrm>
                    <a:prstGeom prst="rect">
                      <a:avLst/>
                    </a:prstGeom>
                    <a:noFill/>
                    <a:ln w="9525">
                      <a:noFill/>
                      <a:miter lim="800000"/>
                      <a:headEnd/>
                      <a:tailEnd/>
                    </a:ln>
                  </pic:spPr>
                </pic:pic>
              </a:graphicData>
            </a:graphic>
          </wp:inline>
        </w:drawing>
      </w:r>
    </w:p>
    <w:p w:rsidR="00961926" w:rsidRPr="004F576E" w:rsidRDefault="004F576E" w:rsidP="004F576E">
      <w:pPr>
        <w:jc w:val="center"/>
        <w:rPr>
          <w:rFonts w:ascii="Times New Roman" w:hAnsi="Times New Roman" w:cs="Times New Roman"/>
          <w:lang w:val="en-US"/>
        </w:rPr>
      </w:pPr>
      <w:proofErr w:type="gramStart"/>
      <w:r>
        <w:rPr>
          <w:rFonts w:ascii="Times New Roman" w:hAnsi="Times New Roman" w:cs="Times New Roman" w:hint="eastAsia"/>
          <w:lang w:val="en-US"/>
        </w:rPr>
        <w:t>Fig.</w:t>
      </w:r>
      <w:proofErr w:type="gramEnd"/>
      <w:del w:id="337" w:author="jiangzhiy" w:date="2011-12-03T20:39:00Z">
        <w:r w:rsidDel="006C5C6B">
          <w:rPr>
            <w:rFonts w:ascii="Times New Roman" w:hAnsi="Times New Roman" w:cs="Times New Roman" w:hint="eastAsia"/>
            <w:lang w:val="en-US"/>
          </w:rPr>
          <w:delText>1</w:delText>
        </w:r>
        <w:r w:rsidR="00A239E4" w:rsidDel="006C5C6B">
          <w:rPr>
            <w:rFonts w:ascii="Times New Roman" w:hAnsi="Times New Roman" w:cs="Times New Roman"/>
            <w:lang w:val="en-US"/>
          </w:rPr>
          <w:delText>2</w:delText>
        </w:r>
        <w:r w:rsidDel="006C5C6B">
          <w:rPr>
            <w:rFonts w:ascii="Times New Roman" w:hAnsi="Times New Roman" w:cs="Times New Roman" w:hint="eastAsia"/>
            <w:lang w:val="en-US"/>
          </w:rPr>
          <w:delText xml:space="preserve"> </w:delText>
        </w:r>
      </w:del>
      <w:ins w:id="338" w:author="jiangzhiy" w:date="2011-12-03T20:39:00Z">
        <w:r w:rsidR="006C5C6B">
          <w:rPr>
            <w:rFonts w:ascii="Times New Roman" w:hAnsi="Times New Roman" w:cs="Times New Roman" w:hint="eastAsia"/>
            <w:lang w:val="en-US"/>
          </w:rPr>
          <w:t xml:space="preserve">13 </w:t>
        </w:r>
      </w:ins>
      <w:r w:rsidR="00AA0BCF" w:rsidRPr="004F576E">
        <w:rPr>
          <w:rFonts w:ascii="Times New Roman" w:hAnsi="Times New Roman" w:cs="Times New Roman"/>
          <w:lang w:val="en-US"/>
        </w:rPr>
        <w:t>Contour surface of the joint distribution for wind and</w:t>
      </w:r>
      <w:r w:rsidR="00961926" w:rsidRPr="004F576E">
        <w:rPr>
          <w:rFonts w:ascii="Times New Roman" w:hAnsi="Times New Roman" w:cs="Times New Roman"/>
          <w:lang w:val="en-US"/>
        </w:rPr>
        <w:t xml:space="preserve"> waves</w:t>
      </w:r>
      <w:r>
        <w:rPr>
          <w:rFonts w:ascii="Times New Roman" w:hAnsi="Times New Roman" w:cs="Times New Roman" w:hint="eastAsia"/>
          <w:lang w:val="en-US"/>
        </w:rPr>
        <w:t xml:space="preserve">, </w:t>
      </w:r>
      <w:r>
        <w:rPr>
          <w:rFonts w:ascii="Times New Roman" w:hAnsi="Times New Roman" w:cs="Times New Roman"/>
          <w:lang w:val="en-US"/>
        </w:rPr>
        <w:t>1</w:t>
      </w:r>
      <w:r>
        <w:rPr>
          <w:rFonts w:ascii="Times New Roman" w:hAnsi="Times New Roman" w:cs="Times New Roman" w:hint="eastAsia"/>
          <w:lang w:val="en-US"/>
        </w:rPr>
        <w:t>-</w:t>
      </w:r>
      <w:r w:rsidR="00961926" w:rsidRPr="004F576E">
        <w:rPr>
          <w:rFonts w:ascii="Times New Roman" w:hAnsi="Times New Roman" w:cs="Times New Roman"/>
          <w:lang w:val="en-US"/>
        </w:rPr>
        <w:t>year return period</w:t>
      </w:r>
    </w:p>
    <w:p w:rsidR="00CF4269" w:rsidRDefault="00CF4269" w:rsidP="009277E6">
      <w:pPr>
        <w:autoSpaceDE w:val="0"/>
        <w:autoSpaceDN w:val="0"/>
        <w:adjustRightInd w:val="0"/>
        <w:spacing w:after="0" w:line="240" w:lineRule="auto"/>
        <w:jc w:val="center"/>
        <w:rPr>
          <w:rFonts w:ascii="Times New Roman" w:hAnsi="Times New Roman"/>
          <w:sz w:val="24"/>
          <w:szCs w:val="24"/>
          <w:lang w:val="en-US"/>
        </w:rPr>
      </w:pPr>
      <w:r>
        <w:rPr>
          <w:rFonts w:ascii="Times New Roman" w:hAnsi="Times New Roman"/>
          <w:noProof/>
          <w:sz w:val="24"/>
          <w:szCs w:val="24"/>
        </w:rPr>
        <w:drawing>
          <wp:inline distT="0" distB="0" distL="0" distR="0">
            <wp:extent cx="3650674" cy="28332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cstate="print"/>
                    <a:srcRect l="2758" t="5977" r="6411"/>
                    <a:stretch>
                      <a:fillRect/>
                    </a:stretch>
                  </pic:blipFill>
                  <pic:spPr bwMode="auto">
                    <a:xfrm>
                      <a:off x="0" y="0"/>
                      <a:ext cx="3650674" cy="2833255"/>
                    </a:xfrm>
                    <a:prstGeom prst="rect">
                      <a:avLst/>
                    </a:prstGeom>
                    <a:noFill/>
                    <a:ln w="9525">
                      <a:noFill/>
                      <a:miter lim="800000"/>
                      <a:headEnd/>
                      <a:tailEnd/>
                    </a:ln>
                  </pic:spPr>
                </pic:pic>
              </a:graphicData>
            </a:graphic>
          </wp:inline>
        </w:drawing>
      </w:r>
    </w:p>
    <w:p w:rsidR="006C7A3C" w:rsidRPr="004F576E" w:rsidRDefault="004F576E" w:rsidP="004F576E">
      <w:pPr>
        <w:jc w:val="center"/>
        <w:rPr>
          <w:rFonts w:ascii="Times New Roman" w:hAnsi="Times New Roman" w:cs="Times New Roman"/>
          <w:lang w:val="en-US"/>
        </w:rPr>
      </w:pPr>
      <w:proofErr w:type="gramStart"/>
      <w:r>
        <w:rPr>
          <w:rFonts w:ascii="Times New Roman" w:hAnsi="Times New Roman" w:cs="Times New Roman" w:hint="eastAsia"/>
          <w:lang w:val="en-US"/>
        </w:rPr>
        <w:t>Fig.</w:t>
      </w:r>
      <w:proofErr w:type="gramEnd"/>
      <w:del w:id="339" w:author="jiangzhiy" w:date="2011-12-03T20:39:00Z">
        <w:r w:rsidDel="006C5C6B">
          <w:rPr>
            <w:rFonts w:ascii="Times New Roman" w:hAnsi="Times New Roman" w:cs="Times New Roman" w:hint="eastAsia"/>
            <w:lang w:val="en-US"/>
          </w:rPr>
          <w:delText>1</w:delText>
        </w:r>
        <w:r w:rsidR="00A239E4" w:rsidDel="006C5C6B">
          <w:rPr>
            <w:rFonts w:ascii="Times New Roman" w:hAnsi="Times New Roman" w:cs="Times New Roman"/>
            <w:lang w:val="en-US"/>
          </w:rPr>
          <w:delText>3</w:delText>
        </w:r>
        <w:r w:rsidDel="006C5C6B">
          <w:rPr>
            <w:rFonts w:ascii="Times New Roman" w:hAnsi="Times New Roman" w:cs="Times New Roman" w:hint="eastAsia"/>
            <w:lang w:val="en-US"/>
          </w:rPr>
          <w:delText xml:space="preserve"> </w:delText>
        </w:r>
      </w:del>
      <w:ins w:id="340" w:author="jiangzhiy" w:date="2011-12-03T20:39:00Z">
        <w:r w:rsidR="006C5C6B">
          <w:rPr>
            <w:rFonts w:ascii="Times New Roman" w:hAnsi="Times New Roman" w:cs="Times New Roman" w:hint="eastAsia"/>
            <w:lang w:val="en-US"/>
          </w:rPr>
          <w:t xml:space="preserve">14 </w:t>
        </w:r>
      </w:ins>
      <w:r w:rsidR="006C7A3C" w:rsidRPr="004F576E">
        <w:rPr>
          <w:rFonts w:ascii="Times New Roman" w:hAnsi="Times New Roman" w:cs="Times New Roman"/>
          <w:lang w:val="en-US"/>
        </w:rPr>
        <w:t>2-D projection of the contour surface of the joint distribution for wind and waves</w:t>
      </w:r>
      <w:r>
        <w:rPr>
          <w:rFonts w:ascii="Times New Roman" w:hAnsi="Times New Roman" w:cs="Times New Roman" w:hint="eastAsia"/>
          <w:lang w:val="en-US"/>
        </w:rPr>
        <w:t xml:space="preserve">, </w:t>
      </w:r>
      <w:r>
        <w:rPr>
          <w:rFonts w:ascii="Times New Roman" w:hAnsi="Times New Roman" w:cs="Times New Roman"/>
          <w:lang w:val="en-US"/>
        </w:rPr>
        <w:t>1</w:t>
      </w:r>
      <w:r>
        <w:rPr>
          <w:rFonts w:ascii="Times New Roman" w:hAnsi="Times New Roman" w:cs="Times New Roman" w:hint="eastAsia"/>
          <w:lang w:val="en-US"/>
        </w:rPr>
        <w:t>-</w:t>
      </w:r>
      <w:r w:rsidR="006C7A3C" w:rsidRPr="004F576E">
        <w:rPr>
          <w:rFonts w:ascii="Times New Roman" w:hAnsi="Times New Roman" w:cs="Times New Roman"/>
          <w:lang w:val="en-US"/>
        </w:rPr>
        <w:t>year return period</w:t>
      </w:r>
    </w:p>
    <w:p w:rsidR="007776C5" w:rsidRDefault="00961926"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sz w:val="24"/>
          <w:szCs w:val="24"/>
          <w:lang w:val="en-US"/>
        </w:rPr>
        <w:t>The physical parameter space (Fig.</w:t>
      </w:r>
      <w:del w:id="341" w:author="jiangzhiy" w:date="2011-12-04T18:57:00Z">
        <w:r w:rsidR="0074501B" w:rsidDel="001A0375">
          <w:rPr>
            <w:rFonts w:ascii="Times New Roman" w:hAnsi="Times New Roman" w:hint="eastAsia"/>
            <w:sz w:val="24"/>
            <w:szCs w:val="24"/>
            <w:lang w:val="en-US"/>
          </w:rPr>
          <w:delText>1</w:delText>
        </w:r>
        <w:r w:rsidR="00A239E4" w:rsidDel="001A0375">
          <w:rPr>
            <w:rFonts w:ascii="Times New Roman" w:hAnsi="Times New Roman"/>
            <w:sz w:val="24"/>
            <w:szCs w:val="24"/>
            <w:lang w:val="en-US"/>
          </w:rPr>
          <w:delText>2</w:delText>
        </w:r>
      </w:del>
      <w:ins w:id="342" w:author="jiangzhiy" w:date="2011-12-04T18:57:00Z">
        <w:r w:rsidR="001A0375">
          <w:rPr>
            <w:rFonts w:ascii="Times New Roman" w:hAnsi="Times New Roman" w:hint="eastAsia"/>
            <w:sz w:val="24"/>
            <w:szCs w:val="24"/>
            <w:lang w:val="en-US"/>
          </w:rPr>
          <w:t>13</w:t>
        </w:r>
      </w:ins>
      <w:r>
        <w:rPr>
          <w:rFonts w:ascii="Times New Roman" w:hAnsi="Times New Roman"/>
          <w:sz w:val="24"/>
          <w:szCs w:val="24"/>
          <w:lang w:val="en-US"/>
        </w:rPr>
        <w:t xml:space="preserve">) </w:t>
      </w:r>
      <w:proofErr w:type="gramStart"/>
      <w:r>
        <w:rPr>
          <w:rFonts w:ascii="Times New Roman" w:hAnsi="Times New Roman"/>
          <w:sz w:val="24"/>
          <w:szCs w:val="24"/>
          <w:lang w:val="en-US"/>
        </w:rPr>
        <w:t>yields</w:t>
      </w:r>
      <w:proofErr w:type="gramEnd"/>
      <w:r>
        <w:rPr>
          <w:rFonts w:ascii="Times New Roman" w:hAnsi="Times New Roman"/>
          <w:sz w:val="24"/>
          <w:szCs w:val="24"/>
          <w:lang w:val="en-US"/>
        </w:rPr>
        <w:t xml:space="preserve"> combinations of the three characteristic parameters with 1-year return period. If there is no inherent variability in the 3-hour extreme values, the </w:t>
      </w:r>
      <w:r w:rsidR="006C7A3C">
        <w:rPr>
          <w:rFonts w:ascii="Times New Roman" w:hAnsi="Times New Roman"/>
          <w:sz w:val="24"/>
          <w:szCs w:val="24"/>
          <w:lang w:val="en-US"/>
        </w:rPr>
        <w:t xml:space="preserve">expected maximum value of the </w:t>
      </w:r>
      <w:r>
        <w:rPr>
          <w:rFonts w:ascii="Times New Roman" w:hAnsi="Times New Roman"/>
          <w:sz w:val="24"/>
          <w:szCs w:val="24"/>
          <w:lang w:val="en-US"/>
        </w:rPr>
        <w:t>most unfavorable response among the combinations</w:t>
      </w:r>
      <w:r w:rsidR="00CF4269">
        <w:rPr>
          <w:rFonts w:ascii="Times New Roman" w:hAnsi="Times New Roman"/>
          <w:sz w:val="24"/>
          <w:szCs w:val="24"/>
          <w:lang w:val="en-US"/>
        </w:rPr>
        <w:t xml:space="preserve"> can be deemed as an estimate for the 1-year extremes</w:t>
      </w:r>
      <w:r>
        <w:rPr>
          <w:rFonts w:ascii="Times New Roman" w:hAnsi="Times New Roman"/>
          <w:sz w:val="24"/>
          <w:szCs w:val="24"/>
          <w:lang w:val="en-US"/>
        </w:rPr>
        <w:t xml:space="preserve"> </w:t>
      </w:r>
      <w:r w:rsidR="000A42DC">
        <w:rPr>
          <w:rFonts w:ascii="Times New Roman" w:hAnsi="Times New Roman"/>
          <w:sz w:val="24"/>
          <w:szCs w:val="24"/>
          <w:lang w:val="en-US"/>
        </w:rPr>
        <w:fldChar w:fldCharType="begin"/>
      </w:r>
      <w:r w:rsidR="000A42DC">
        <w:rPr>
          <w:rFonts w:ascii="Times New Roman" w:hAnsi="Times New Roman"/>
          <w:sz w:val="24"/>
          <w:szCs w:val="24"/>
          <w:lang w:val="en-US"/>
        </w:rPr>
        <w:instrText xml:space="preserve"> ADDIN EN.CITE &lt;EndNote&gt;&lt;Cite&gt;&lt;Author&gt;Johannessen&lt;/Author&gt;&lt;Year&gt;2001&lt;/Year&gt;&lt;RecNum&gt;150&lt;/RecNum&gt;&lt;DisplayText&gt;[22]&lt;/DisplayText&gt;&lt;record&gt;&lt;rec-number&gt;150&lt;/rec-number&gt;&lt;foreign-keys&gt;&lt;key app="EN" db-id="tsx5rd0xkw5tswesdpwv0f2zfxwrdw09zrwe"&gt;150&lt;/key&gt;&lt;/foreign-keys&gt;&lt;ref-type name="Conference Proceedings"&gt;10&lt;/ref-type&gt;&lt;contributors&gt;&lt;authors&gt;&lt;author&gt;Johannessen, K.&lt;/author&gt;&lt;author&gt;Meling, T.&lt;/author&gt;&lt;author&gt;Haver, S.&lt;/author&gt;&lt;/authors&gt;&lt;/contributors&gt;&lt;titles&gt;&lt;title&gt;Joint distribution for wind and waves in the northern north sea&lt;/title&gt;&lt;/titles&gt;&lt;dates&gt;&lt;year&gt;2001&lt;/year&gt;&lt;/dates&gt;&lt;urls&gt;&lt;/urls&gt;&lt;/record&gt;&lt;/Cite&gt;&lt;/EndNote&gt;</w:instrText>
      </w:r>
      <w:r w:rsidR="000A42DC">
        <w:rPr>
          <w:rFonts w:ascii="Times New Roman" w:hAnsi="Times New Roman"/>
          <w:sz w:val="24"/>
          <w:szCs w:val="24"/>
          <w:lang w:val="en-US"/>
        </w:rPr>
        <w:fldChar w:fldCharType="separate"/>
      </w:r>
      <w:r w:rsidR="000A42DC">
        <w:rPr>
          <w:rFonts w:ascii="Times New Roman" w:hAnsi="Times New Roman"/>
          <w:noProof/>
          <w:sz w:val="24"/>
          <w:szCs w:val="24"/>
          <w:lang w:val="en-US"/>
        </w:rPr>
        <w:t>[</w:t>
      </w:r>
      <w:hyperlink w:anchor="_ENREF_22" w:tooltip="Johannessen, 2001 #150" w:history="1">
        <w:r w:rsidR="000A42DC">
          <w:rPr>
            <w:rFonts w:ascii="Times New Roman" w:hAnsi="Times New Roman"/>
            <w:noProof/>
            <w:sz w:val="24"/>
            <w:szCs w:val="24"/>
            <w:lang w:val="en-US"/>
          </w:rPr>
          <w:t>22</w:t>
        </w:r>
      </w:hyperlink>
      <w:r w:rsidR="000A42DC">
        <w:rPr>
          <w:rFonts w:ascii="Times New Roman" w:hAnsi="Times New Roman"/>
          <w:noProof/>
          <w:sz w:val="24"/>
          <w:szCs w:val="24"/>
          <w:lang w:val="en-US"/>
        </w:rPr>
        <w:t>]</w:t>
      </w:r>
      <w:r w:rsidR="000A42DC">
        <w:rPr>
          <w:rFonts w:ascii="Times New Roman" w:hAnsi="Times New Roman"/>
          <w:sz w:val="24"/>
          <w:szCs w:val="24"/>
          <w:lang w:val="en-US"/>
        </w:rPr>
        <w:fldChar w:fldCharType="end"/>
      </w:r>
      <w:r w:rsidR="00CF4269">
        <w:rPr>
          <w:rFonts w:ascii="Times New Roman" w:hAnsi="Times New Roman"/>
          <w:sz w:val="24"/>
          <w:szCs w:val="24"/>
          <w:lang w:val="en-US"/>
        </w:rPr>
        <w:t>.</w:t>
      </w:r>
      <w:r w:rsidR="00092A9D">
        <w:rPr>
          <w:rFonts w:ascii="Times New Roman" w:hAnsi="Times New Roman"/>
          <w:sz w:val="24"/>
          <w:szCs w:val="24"/>
          <w:lang w:val="en-US"/>
        </w:rPr>
        <w:t xml:space="preserve"> To account for the short-term variability of the responses, artificial inflation of the environmental line or introduction of a higher </w:t>
      </w:r>
      <w:proofErr w:type="spellStart"/>
      <w:r w:rsidR="00964041">
        <w:rPr>
          <w:rFonts w:ascii="Times New Roman" w:hAnsi="Times New Roman"/>
          <w:sz w:val="24"/>
          <w:szCs w:val="24"/>
          <w:lang w:val="en-US"/>
        </w:rPr>
        <w:t>quantile</w:t>
      </w:r>
      <w:proofErr w:type="spellEnd"/>
      <w:r w:rsidR="00092A9D">
        <w:rPr>
          <w:rFonts w:ascii="Times New Roman" w:hAnsi="Times New Roman"/>
          <w:sz w:val="24"/>
          <w:szCs w:val="24"/>
          <w:lang w:val="en-US"/>
        </w:rPr>
        <w:t xml:space="preserve"> level can be used</w:t>
      </w:r>
      <w:r w:rsidR="000A42DC">
        <w:rPr>
          <w:rFonts w:ascii="Times New Roman" w:hAnsi="Times New Roman"/>
          <w:sz w:val="24"/>
          <w:szCs w:val="24"/>
          <w:lang w:val="en-US"/>
        </w:rPr>
        <w:fldChar w:fldCharType="begin"/>
      </w:r>
      <w:r w:rsidR="000A42DC">
        <w:rPr>
          <w:rFonts w:ascii="Times New Roman" w:hAnsi="Times New Roman"/>
          <w:sz w:val="24"/>
          <w:szCs w:val="24"/>
          <w:lang w:val="en-US"/>
        </w:rPr>
        <w:instrText xml:space="preserve"> ADDIN EN.CITE &lt;EndNote&gt;&lt;Cite&gt;&lt;Author&gt;Haver&lt;/Author&gt;&lt;Year&gt;2011&lt;/Year&gt;&lt;RecNum&gt;169&lt;/RecNum&gt;&lt;DisplayText&gt;[23]&lt;/DisplayText&gt;&lt;record&gt;&lt;rec-number&gt;169&lt;/rec-number&gt;&lt;foreign-keys&gt;&lt;key app="EN" db-id="tsx5rd0xkw5tswesdpwv0f2zfxwrdw09zrwe"&gt;169&lt;/key&gt;&lt;/foreign-keys&gt;&lt;ref-type name="Report"&gt;27&lt;/ref-type&gt;&lt;contributors&gt;&lt;authors&gt;&lt;author&gt;Haver, Sverre K&lt;/author&gt;&lt;/authors&gt;&lt;/contributors&gt;&lt;titles&gt;&lt;title&gt;Prediction of Characteristic Response for Design Purposes (PRELIMINARY VERSION)&lt;/title&gt;&lt;/titles&gt;&lt;dates&gt;&lt;year&gt;2011&lt;/year&gt;&lt;/dates&gt;&lt;publisher&gt;Statoil&lt;/publisher&gt;&lt;urls&gt;&lt;/urls&gt;&lt;/record&gt;&lt;/Cite&gt;&lt;/EndNote&gt;</w:instrText>
      </w:r>
      <w:r w:rsidR="000A42DC">
        <w:rPr>
          <w:rFonts w:ascii="Times New Roman" w:hAnsi="Times New Roman"/>
          <w:sz w:val="24"/>
          <w:szCs w:val="24"/>
          <w:lang w:val="en-US"/>
        </w:rPr>
        <w:fldChar w:fldCharType="separate"/>
      </w:r>
      <w:r w:rsidR="000A42DC">
        <w:rPr>
          <w:rFonts w:ascii="Times New Roman" w:hAnsi="Times New Roman"/>
          <w:noProof/>
          <w:sz w:val="24"/>
          <w:szCs w:val="24"/>
          <w:lang w:val="en-US"/>
        </w:rPr>
        <w:t>[</w:t>
      </w:r>
      <w:hyperlink w:anchor="_ENREF_23" w:tooltip="Haver, 2011 #169" w:history="1">
        <w:r w:rsidR="000A42DC">
          <w:rPr>
            <w:rFonts w:ascii="Times New Roman" w:hAnsi="Times New Roman"/>
            <w:noProof/>
            <w:sz w:val="24"/>
            <w:szCs w:val="24"/>
            <w:lang w:val="en-US"/>
          </w:rPr>
          <w:t>23</w:t>
        </w:r>
      </w:hyperlink>
      <w:r w:rsidR="000A42DC">
        <w:rPr>
          <w:rFonts w:ascii="Times New Roman" w:hAnsi="Times New Roman"/>
          <w:noProof/>
          <w:sz w:val="24"/>
          <w:szCs w:val="24"/>
          <w:lang w:val="en-US"/>
        </w:rPr>
        <w:t>]</w:t>
      </w:r>
      <w:r w:rsidR="000A42DC">
        <w:rPr>
          <w:rFonts w:ascii="Times New Roman" w:hAnsi="Times New Roman"/>
          <w:sz w:val="24"/>
          <w:szCs w:val="24"/>
          <w:lang w:val="en-US"/>
        </w:rPr>
        <w:fldChar w:fldCharType="end"/>
      </w:r>
      <w:r w:rsidR="00092A9D">
        <w:rPr>
          <w:rFonts w:ascii="Times New Roman" w:hAnsi="Times New Roman"/>
          <w:sz w:val="24"/>
          <w:szCs w:val="24"/>
          <w:lang w:val="en-US"/>
        </w:rPr>
        <w:t>.</w:t>
      </w:r>
      <w:r w:rsidR="00964041">
        <w:rPr>
          <w:rFonts w:ascii="Times New Roman" w:hAnsi="Times New Roman"/>
          <w:sz w:val="24"/>
          <w:szCs w:val="24"/>
          <w:lang w:val="en-US"/>
        </w:rPr>
        <w:t xml:space="preserve"> A </w:t>
      </w:r>
      <w:proofErr w:type="spellStart"/>
      <w:r w:rsidR="00964041">
        <w:rPr>
          <w:rFonts w:ascii="Times New Roman" w:hAnsi="Times New Roman"/>
          <w:sz w:val="24"/>
          <w:szCs w:val="24"/>
          <w:lang w:val="en-US"/>
        </w:rPr>
        <w:t>quantile</w:t>
      </w:r>
      <w:proofErr w:type="spellEnd"/>
      <w:r w:rsidR="00964041">
        <w:rPr>
          <w:rFonts w:ascii="Times New Roman" w:hAnsi="Times New Roman"/>
          <w:sz w:val="24"/>
          <w:szCs w:val="24"/>
          <w:lang w:val="en-US"/>
        </w:rPr>
        <w:t xml:space="preserve"> in the order of 85-90% is usually recommended to predict the 100-year mooring line extreme tensions, but a fitting value for responses of </w:t>
      </w:r>
      <w:r w:rsidR="004F5589">
        <w:rPr>
          <w:rFonts w:ascii="Times New Roman" w:hAnsi="Times New Roman"/>
          <w:sz w:val="24"/>
          <w:szCs w:val="24"/>
          <w:lang w:val="en-US"/>
        </w:rPr>
        <w:t>FWT</w:t>
      </w:r>
      <w:r w:rsidR="00964041">
        <w:rPr>
          <w:rFonts w:ascii="Times New Roman" w:hAnsi="Times New Roman"/>
          <w:sz w:val="24"/>
          <w:szCs w:val="24"/>
          <w:lang w:val="en-US"/>
        </w:rPr>
        <w:t xml:space="preserve"> is not known yet. Generally, the response</w:t>
      </w:r>
      <w:r w:rsidR="00B1395E">
        <w:rPr>
          <w:rFonts w:ascii="Times New Roman" w:hAnsi="Times New Roman"/>
          <w:sz w:val="24"/>
          <w:szCs w:val="24"/>
          <w:lang w:val="en-US"/>
        </w:rPr>
        <w:t>s</w:t>
      </w:r>
      <w:r w:rsidR="00964041">
        <w:rPr>
          <w:rFonts w:ascii="Times New Roman" w:hAnsi="Times New Roman"/>
          <w:sz w:val="24"/>
          <w:szCs w:val="24"/>
          <w:lang w:val="en-US"/>
        </w:rPr>
        <w:t xml:space="preserve"> </w:t>
      </w:r>
      <w:r w:rsidR="00B1395E">
        <w:rPr>
          <w:rFonts w:ascii="Times New Roman" w:hAnsi="Times New Roman"/>
          <w:sz w:val="24"/>
          <w:szCs w:val="24"/>
          <w:lang w:val="en-US"/>
        </w:rPr>
        <w:t>are</w:t>
      </w:r>
      <w:r w:rsidR="00964041">
        <w:rPr>
          <w:rFonts w:ascii="Times New Roman" w:hAnsi="Times New Roman"/>
          <w:sz w:val="24"/>
          <w:szCs w:val="24"/>
          <w:lang w:val="en-US"/>
        </w:rPr>
        <w:t xml:space="preserve"> more sensitive to V and Hs than to Tp</w:t>
      </w:r>
      <w:r w:rsidR="00B1395E">
        <w:rPr>
          <w:rFonts w:ascii="Times New Roman" w:hAnsi="Times New Roman"/>
          <w:sz w:val="24"/>
          <w:szCs w:val="24"/>
          <w:lang w:val="en-US"/>
        </w:rPr>
        <w:t>.</w:t>
      </w:r>
      <w:r w:rsidR="00964041">
        <w:rPr>
          <w:rFonts w:ascii="Times New Roman" w:hAnsi="Times New Roman"/>
          <w:sz w:val="24"/>
          <w:szCs w:val="24"/>
          <w:lang w:val="en-US"/>
        </w:rPr>
        <w:t xml:space="preserve"> </w:t>
      </w:r>
      <w:r w:rsidR="00B1395E">
        <w:rPr>
          <w:rFonts w:ascii="Times New Roman" w:hAnsi="Times New Roman"/>
          <w:sz w:val="24"/>
          <w:szCs w:val="24"/>
          <w:lang w:val="en-US"/>
        </w:rPr>
        <w:t xml:space="preserve">To save computational cost, </w:t>
      </w:r>
      <w:r w:rsidR="0074501B">
        <w:rPr>
          <w:rFonts w:ascii="Times New Roman" w:hAnsi="Times New Roman"/>
          <w:sz w:val="24"/>
          <w:szCs w:val="24"/>
          <w:lang w:val="en-US"/>
        </w:rPr>
        <w:t>we select</w:t>
      </w:r>
      <w:r w:rsidR="00964041">
        <w:rPr>
          <w:rFonts w:ascii="Times New Roman" w:hAnsi="Times New Roman"/>
          <w:sz w:val="24"/>
          <w:szCs w:val="24"/>
          <w:lang w:val="en-US"/>
        </w:rPr>
        <w:t xml:space="preserve"> V and Hs based on the 2-D contour surface projection</w:t>
      </w:r>
      <w:r w:rsidR="00B1395E">
        <w:rPr>
          <w:rFonts w:ascii="Times New Roman" w:hAnsi="Times New Roman"/>
          <w:sz w:val="24"/>
          <w:szCs w:val="24"/>
          <w:lang w:val="en-US"/>
        </w:rPr>
        <w:t xml:space="preserve"> shown in Fig.</w:t>
      </w:r>
      <w:del w:id="343" w:author="jiangzhiy" w:date="2011-12-04T18:57:00Z">
        <w:r w:rsidR="0074501B" w:rsidDel="001A0375">
          <w:rPr>
            <w:rFonts w:ascii="Times New Roman" w:hAnsi="Times New Roman" w:hint="eastAsia"/>
            <w:sz w:val="24"/>
            <w:szCs w:val="24"/>
            <w:lang w:val="en-US"/>
          </w:rPr>
          <w:delText>1</w:delText>
        </w:r>
        <w:r w:rsidR="00A239E4" w:rsidDel="001A0375">
          <w:rPr>
            <w:rFonts w:ascii="Times New Roman" w:hAnsi="Times New Roman"/>
            <w:sz w:val="24"/>
            <w:szCs w:val="24"/>
            <w:lang w:val="en-US"/>
          </w:rPr>
          <w:delText>3</w:delText>
        </w:r>
      </w:del>
      <w:ins w:id="344" w:author="jiangzhiy" w:date="2011-12-04T18:57:00Z">
        <w:r w:rsidR="001A0375">
          <w:rPr>
            <w:rFonts w:ascii="Times New Roman" w:hAnsi="Times New Roman" w:hint="eastAsia"/>
            <w:sz w:val="24"/>
            <w:szCs w:val="24"/>
            <w:lang w:val="en-US"/>
          </w:rPr>
          <w:t>14</w:t>
        </w:r>
      </w:ins>
      <w:r w:rsidR="00964041">
        <w:rPr>
          <w:rFonts w:ascii="Times New Roman" w:hAnsi="Times New Roman"/>
          <w:sz w:val="24"/>
          <w:szCs w:val="24"/>
          <w:lang w:val="en-US"/>
        </w:rPr>
        <w:t>, and c</w:t>
      </w:r>
      <w:r w:rsidR="0074501B">
        <w:rPr>
          <w:rFonts w:ascii="Times New Roman" w:hAnsi="Times New Roman" w:hint="eastAsia"/>
          <w:sz w:val="24"/>
          <w:szCs w:val="24"/>
          <w:lang w:val="en-US"/>
        </w:rPr>
        <w:t xml:space="preserve">hoose </w:t>
      </w:r>
      <w:r w:rsidR="00964041">
        <w:rPr>
          <w:rFonts w:ascii="Times New Roman" w:hAnsi="Times New Roman"/>
          <w:sz w:val="24"/>
          <w:szCs w:val="24"/>
          <w:lang w:val="en-US"/>
        </w:rPr>
        <w:t xml:space="preserve">the </w:t>
      </w:r>
      <w:r w:rsidR="00B1395E">
        <w:rPr>
          <w:rFonts w:ascii="Times New Roman" w:hAnsi="Times New Roman"/>
          <w:sz w:val="24"/>
          <w:szCs w:val="24"/>
          <w:lang w:val="en-US"/>
        </w:rPr>
        <w:t>expected values of Tp</w:t>
      </w:r>
      <w:r w:rsidR="00964041">
        <w:rPr>
          <w:rFonts w:ascii="Times New Roman" w:hAnsi="Times New Roman"/>
          <w:sz w:val="24"/>
          <w:szCs w:val="24"/>
          <w:lang w:val="en-US"/>
        </w:rPr>
        <w:t>.</w:t>
      </w:r>
    </w:p>
    <w:p w:rsidR="00092A9D" w:rsidRDefault="00092A9D" w:rsidP="00CE34F7">
      <w:pPr>
        <w:autoSpaceDE w:val="0"/>
        <w:autoSpaceDN w:val="0"/>
        <w:adjustRightInd w:val="0"/>
        <w:spacing w:after="0" w:line="240" w:lineRule="auto"/>
        <w:jc w:val="both"/>
        <w:rPr>
          <w:rFonts w:ascii="Times New Roman" w:hAnsi="Times New Roman"/>
          <w:sz w:val="24"/>
          <w:szCs w:val="24"/>
          <w:lang w:val="en-US"/>
        </w:rPr>
      </w:pPr>
    </w:p>
    <w:p w:rsidR="00A23C8D" w:rsidRDefault="00A23C8D"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CASE STUDY</w:t>
      </w:r>
    </w:p>
    <w:p w:rsidR="007776C5" w:rsidRDefault="007776C5" w:rsidP="00CE34F7">
      <w:pPr>
        <w:autoSpaceDE w:val="0"/>
        <w:autoSpaceDN w:val="0"/>
        <w:adjustRightInd w:val="0"/>
        <w:spacing w:after="0" w:line="240" w:lineRule="auto"/>
        <w:jc w:val="both"/>
        <w:rPr>
          <w:rFonts w:ascii="Times New Roman" w:hAnsi="Times New Roman"/>
          <w:sz w:val="24"/>
          <w:szCs w:val="24"/>
          <w:lang w:val="en-US"/>
        </w:rPr>
      </w:pPr>
    </w:p>
    <w:p w:rsidR="002E3AE6" w:rsidRDefault="00FC37C3"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 xml:space="preserve">Description of a </w:t>
      </w:r>
      <w:proofErr w:type="spellStart"/>
      <w:r>
        <w:rPr>
          <w:rFonts w:ascii="Times New Roman" w:hAnsi="Times New Roman" w:hint="eastAsia"/>
          <w:sz w:val="24"/>
          <w:szCs w:val="24"/>
          <w:lang w:val="en-US"/>
        </w:rPr>
        <w:t>catenary</w:t>
      </w:r>
      <w:proofErr w:type="spellEnd"/>
      <w:r>
        <w:rPr>
          <w:rFonts w:ascii="Times New Roman" w:hAnsi="Times New Roman" w:hint="eastAsia"/>
          <w:sz w:val="24"/>
          <w:szCs w:val="24"/>
          <w:lang w:val="en-US"/>
        </w:rPr>
        <w:t xml:space="preserve"> moored spar wind turbine</w:t>
      </w:r>
    </w:p>
    <w:p w:rsidR="00FC37C3" w:rsidRDefault="003F1308" w:rsidP="00B95225">
      <w:pPr>
        <w:autoSpaceDE w:val="0"/>
        <w:autoSpaceDN w:val="0"/>
        <w:adjustRightInd w:val="0"/>
        <w:spacing w:after="0" w:line="240" w:lineRule="auto"/>
        <w:jc w:val="center"/>
        <w:rPr>
          <w:rFonts w:ascii="Times New Roman" w:hAnsi="Times New Roman"/>
          <w:sz w:val="24"/>
          <w:szCs w:val="24"/>
          <w:lang w:val="en-US"/>
        </w:rPr>
      </w:pPr>
      <w:ins w:id="345" w:author="jiangzhiy" w:date="2011-12-04T15:10:00Z">
        <w:r>
          <w:rPr>
            <w:rFonts w:ascii="Times New Roman" w:hAnsi="Times New Roman"/>
            <w:noProof/>
            <w:sz w:val="24"/>
            <w:szCs w:val="24"/>
          </w:rPr>
          <w:lastRenderedPageBreak/>
          <w:drawing>
            <wp:inline distT="0" distB="0" distL="0" distR="0">
              <wp:extent cx="4638732" cy="3472285"/>
              <wp:effectExtent l="19050" t="0" r="9468" b="0"/>
              <wp:docPr id="27" name="Picture 27" descr="D:\documents\Research\task2 spar failure\graphs\ISOPE FIG\FIG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ocuments\Research\task2 spar failure\graphs\ISOPE FIG\FIG1.TIF"/>
                      <pic:cNvPicPr>
                        <a:picLocks noChangeAspect="1" noChangeArrowheads="1"/>
                      </pic:cNvPicPr>
                    </pic:nvPicPr>
                    <pic:blipFill>
                      <a:blip r:embed="rId51" cstate="print"/>
                      <a:srcRect l="1354" t="1442" r="12007" b="12156"/>
                      <a:stretch>
                        <a:fillRect/>
                      </a:stretch>
                    </pic:blipFill>
                    <pic:spPr bwMode="auto">
                      <a:xfrm>
                        <a:off x="0" y="0"/>
                        <a:ext cx="4639913" cy="3473169"/>
                      </a:xfrm>
                      <a:prstGeom prst="rect">
                        <a:avLst/>
                      </a:prstGeom>
                      <a:noFill/>
                      <a:ln w="9525">
                        <a:noFill/>
                        <a:miter lim="800000"/>
                        <a:headEnd/>
                        <a:tailEnd/>
                      </a:ln>
                    </pic:spPr>
                  </pic:pic>
                </a:graphicData>
              </a:graphic>
            </wp:inline>
          </w:drawing>
        </w:r>
      </w:ins>
      <w:del w:id="346" w:author="jiangzhiy" w:date="2011-12-04T15:10:00Z">
        <w:r w:rsidR="00B95225" w:rsidRPr="00B95225" w:rsidDel="003F1308">
          <w:rPr>
            <w:rFonts w:ascii="Times New Roman" w:hAnsi="Times New Roman"/>
            <w:noProof/>
            <w:sz w:val="24"/>
            <w:szCs w:val="24"/>
          </w:rPr>
          <w:drawing>
            <wp:inline distT="0" distB="0" distL="0" distR="0">
              <wp:extent cx="4303569" cy="3428084"/>
              <wp:effectExtent l="19050" t="0" r="1731" b="0"/>
              <wp:docPr id="5" name="Picture 48" descr="D:\documents\Research\task2 spar failure\graphs\graph\Slide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documents\Research\task2 spar failure\graphs\graph\Slide1.TIF"/>
                      <pic:cNvPicPr>
                        <a:picLocks noChangeAspect="1" noChangeArrowheads="1"/>
                      </pic:cNvPicPr>
                    </pic:nvPicPr>
                    <pic:blipFill>
                      <a:blip r:embed="rId52" cstate="print"/>
                      <a:srcRect l="3760" t="1763" r="12150" b="8974"/>
                      <a:stretch>
                        <a:fillRect/>
                      </a:stretch>
                    </pic:blipFill>
                    <pic:spPr bwMode="auto">
                      <a:xfrm>
                        <a:off x="0" y="0"/>
                        <a:ext cx="4308957" cy="3432376"/>
                      </a:xfrm>
                      <a:prstGeom prst="rect">
                        <a:avLst/>
                      </a:prstGeom>
                      <a:noFill/>
                      <a:ln w="9525">
                        <a:noFill/>
                        <a:miter lim="800000"/>
                        <a:headEnd/>
                        <a:tailEnd/>
                      </a:ln>
                    </pic:spPr>
                  </pic:pic>
                </a:graphicData>
              </a:graphic>
            </wp:inline>
          </w:drawing>
        </w:r>
      </w:del>
    </w:p>
    <w:p w:rsidR="00B95225" w:rsidRPr="004F576E" w:rsidRDefault="00526615" w:rsidP="004F576E">
      <w:pPr>
        <w:jc w:val="center"/>
        <w:rPr>
          <w:rFonts w:ascii="Times New Roman" w:hAnsi="Times New Roman" w:cs="Times New Roman"/>
          <w:lang w:val="en-US"/>
        </w:rPr>
      </w:pPr>
      <w:proofErr w:type="gramStart"/>
      <w:r w:rsidRPr="004F576E">
        <w:rPr>
          <w:rFonts w:ascii="Times New Roman" w:hAnsi="Times New Roman" w:cs="Times New Roman"/>
          <w:lang w:val="en-US"/>
        </w:rPr>
        <w:t>Fig.</w:t>
      </w:r>
      <w:proofErr w:type="gramEnd"/>
      <w:del w:id="347" w:author="jiangzhiy" w:date="2011-12-03T20:39:00Z">
        <w:r w:rsidR="004F576E" w:rsidRPr="004F576E" w:rsidDel="006C5C6B">
          <w:rPr>
            <w:rFonts w:ascii="Times New Roman" w:hAnsi="Times New Roman" w:cs="Times New Roman" w:hint="eastAsia"/>
            <w:lang w:val="en-US"/>
          </w:rPr>
          <w:delText>1</w:delText>
        </w:r>
        <w:r w:rsidR="00A239E4" w:rsidDel="006C5C6B">
          <w:rPr>
            <w:rFonts w:ascii="Times New Roman" w:hAnsi="Times New Roman" w:cs="Times New Roman"/>
            <w:lang w:val="en-US"/>
          </w:rPr>
          <w:delText>4</w:delText>
        </w:r>
        <w:r w:rsidRPr="004F576E" w:rsidDel="006C5C6B">
          <w:rPr>
            <w:rFonts w:ascii="Times New Roman" w:hAnsi="Times New Roman" w:cs="Times New Roman"/>
            <w:lang w:val="en-US"/>
          </w:rPr>
          <w:delText xml:space="preserve"> </w:delText>
        </w:r>
      </w:del>
      <w:ins w:id="348" w:author="jiangzhiy" w:date="2011-12-03T20:39:00Z">
        <w:r w:rsidR="006C5C6B" w:rsidRPr="004F576E">
          <w:rPr>
            <w:rFonts w:ascii="Times New Roman" w:hAnsi="Times New Roman" w:cs="Times New Roman" w:hint="eastAsia"/>
            <w:lang w:val="en-US"/>
          </w:rPr>
          <w:t>1</w:t>
        </w:r>
        <w:r w:rsidR="006C5C6B">
          <w:rPr>
            <w:rFonts w:ascii="Times New Roman" w:hAnsi="Times New Roman" w:cs="Times New Roman" w:hint="eastAsia"/>
            <w:lang w:val="en-US"/>
          </w:rPr>
          <w:t>5</w:t>
        </w:r>
        <w:r w:rsidR="006C5C6B" w:rsidRPr="004F576E">
          <w:rPr>
            <w:rFonts w:ascii="Times New Roman" w:hAnsi="Times New Roman" w:cs="Times New Roman"/>
            <w:lang w:val="en-US"/>
          </w:rPr>
          <w:t xml:space="preserve"> </w:t>
        </w:r>
      </w:ins>
      <w:r w:rsidRPr="004F576E">
        <w:rPr>
          <w:rFonts w:ascii="Times New Roman" w:hAnsi="Times New Roman" w:cs="Times New Roman"/>
          <w:lang w:val="en-US"/>
        </w:rPr>
        <w:t xml:space="preserve">Schematic layout of the spar-type </w:t>
      </w:r>
      <w:r w:rsidR="004F5589">
        <w:rPr>
          <w:rFonts w:ascii="Times New Roman" w:hAnsi="Times New Roman" w:cs="Times New Roman"/>
          <w:lang w:val="en-US"/>
        </w:rPr>
        <w:t>FWT</w:t>
      </w:r>
    </w:p>
    <w:p w:rsidR="00AC1BB7" w:rsidRDefault="00B95225"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sz w:val="24"/>
          <w:szCs w:val="24"/>
          <w:lang w:val="en-US"/>
        </w:rPr>
        <w:t>The lay-out of the</w:t>
      </w:r>
      <w:r w:rsidR="004C5ADA">
        <w:rPr>
          <w:rFonts w:ascii="Times New Roman" w:hAnsi="Times New Roman"/>
          <w:sz w:val="24"/>
          <w:szCs w:val="24"/>
          <w:lang w:val="en-US"/>
        </w:rPr>
        <w:t xml:space="preserve"> </w:t>
      </w:r>
      <w:proofErr w:type="spellStart"/>
      <w:r w:rsidR="004C5ADA">
        <w:rPr>
          <w:rFonts w:ascii="Times New Roman" w:hAnsi="Times New Roman"/>
          <w:sz w:val="24"/>
          <w:szCs w:val="24"/>
          <w:lang w:val="en-US"/>
        </w:rPr>
        <w:t>catenary</w:t>
      </w:r>
      <w:proofErr w:type="spellEnd"/>
      <w:r w:rsidR="004C5ADA">
        <w:rPr>
          <w:rFonts w:ascii="Times New Roman" w:hAnsi="Times New Roman"/>
          <w:sz w:val="24"/>
          <w:szCs w:val="24"/>
          <w:lang w:val="en-US"/>
        </w:rPr>
        <w:t xml:space="preserve"> moored spar </w:t>
      </w:r>
      <w:r>
        <w:rPr>
          <w:rFonts w:ascii="Times New Roman" w:hAnsi="Times New Roman"/>
          <w:sz w:val="24"/>
          <w:szCs w:val="24"/>
          <w:lang w:val="en-US"/>
        </w:rPr>
        <w:t>wind turbine is sketched in Fig.</w:t>
      </w:r>
      <w:del w:id="349" w:author="jiangzhiy" w:date="2011-12-04T18:55:00Z">
        <w:r w:rsidR="0074501B" w:rsidDel="001A0375">
          <w:rPr>
            <w:rFonts w:ascii="Times New Roman" w:hAnsi="Times New Roman" w:hint="eastAsia"/>
            <w:sz w:val="24"/>
            <w:szCs w:val="24"/>
            <w:lang w:val="en-US"/>
          </w:rPr>
          <w:delText>1</w:delText>
        </w:r>
        <w:r w:rsidR="00A239E4" w:rsidDel="001A0375">
          <w:rPr>
            <w:rFonts w:ascii="Times New Roman" w:hAnsi="Times New Roman"/>
            <w:sz w:val="24"/>
            <w:szCs w:val="24"/>
            <w:lang w:val="en-US"/>
          </w:rPr>
          <w:delText>4</w:delText>
        </w:r>
      </w:del>
      <w:ins w:id="350" w:author="jiangzhiy" w:date="2011-12-04T18:55:00Z">
        <w:r w:rsidR="001A0375">
          <w:rPr>
            <w:rFonts w:ascii="Times New Roman" w:hAnsi="Times New Roman" w:hint="eastAsia"/>
            <w:sz w:val="24"/>
            <w:szCs w:val="24"/>
            <w:lang w:val="en-US"/>
          </w:rPr>
          <w:t>15</w:t>
        </w:r>
      </w:ins>
      <w:r w:rsidR="004C5ADA">
        <w:rPr>
          <w:rFonts w:ascii="Times New Roman" w:hAnsi="Times New Roman"/>
          <w:sz w:val="24"/>
          <w:szCs w:val="24"/>
          <w:lang w:val="en-US"/>
        </w:rPr>
        <w:t xml:space="preserve">. </w:t>
      </w:r>
      <w:r>
        <w:rPr>
          <w:rFonts w:ascii="Times New Roman" w:hAnsi="Times New Roman"/>
          <w:sz w:val="24"/>
          <w:szCs w:val="24"/>
          <w:lang w:val="en-US"/>
        </w:rPr>
        <w:t>It consists of a NREL 5</w:t>
      </w:r>
      <w:ins w:id="351" w:author="jiangzhiy" w:date="2011-12-04T21:38:00Z">
        <w:r w:rsidR="00AF320E">
          <w:rPr>
            <w:rFonts w:ascii="Times New Roman" w:hAnsi="Times New Roman" w:hint="eastAsia"/>
            <w:sz w:val="24"/>
            <w:szCs w:val="24"/>
            <w:lang w:val="en-US"/>
          </w:rPr>
          <w:t>-</w:t>
        </w:r>
      </w:ins>
      <w:del w:id="352" w:author="jiangzhiy" w:date="2011-12-04T21:38:00Z">
        <w:r w:rsidDel="00AF320E">
          <w:rPr>
            <w:rFonts w:ascii="Times New Roman" w:hAnsi="Times New Roman"/>
            <w:sz w:val="24"/>
            <w:szCs w:val="24"/>
            <w:lang w:val="en-US"/>
          </w:rPr>
          <w:delText xml:space="preserve"> </w:delText>
        </w:r>
      </w:del>
      <w:r>
        <w:rPr>
          <w:rFonts w:ascii="Times New Roman" w:hAnsi="Times New Roman"/>
          <w:sz w:val="24"/>
          <w:szCs w:val="24"/>
          <w:lang w:val="en-US"/>
        </w:rPr>
        <w:t xml:space="preserve">MW turbine, a spar platform and three sets of mooring lines. </w:t>
      </w:r>
      <w:r w:rsidR="004C5ADA">
        <w:rPr>
          <w:rFonts w:ascii="Times New Roman" w:hAnsi="Times New Roman"/>
          <w:sz w:val="24"/>
          <w:szCs w:val="24"/>
          <w:lang w:val="en-US"/>
        </w:rPr>
        <w:t>Main properties are listed in Table 1.</w:t>
      </w:r>
      <w:r w:rsidR="00526615">
        <w:rPr>
          <w:rFonts w:ascii="Times New Roman" w:hAnsi="Times New Roman"/>
          <w:sz w:val="24"/>
          <w:szCs w:val="24"/>
          <w:lang w:val="en-US"/>
        </w:rPr>
        <w:t xml:space="preserve"> The coordinate system marked in red is </w:t>
      </w:r>
      <w:del w:id="353" w:author="jiangzhiy" w:date="2011-12-04T18:55:00Z">
        <w:r w:rsidR="00526615" w:rsidDel="001A0375">
          <w:rPr>
            <w:rFonts w:ascii="Times New Roman" w:hAnsi="Times New Roman"/>
            <w:sz w:val="24"/>
            <w:szCs w:val="24"/>
            <w:lang w:val="en-US"/>
          </w:rPr>
          <w:delText>adopted</w:delText>
        </w:r>
      </w:del>
      <w:ins w:id="354" w:author="jiangzhiy" w:date="2011-12-04T18:55:00Z">
        <w:r w:rsidR="001A0375">
          <w:rPr>
            <w:rFonts w:ascii="Times New Roman" w:hAnsi="Times New Roman" w:hint="eastAsia"/>
            <w:sz w:val="24"/>
            <w:szCs w:val="24"/>
            <w:lang w:val="en-US"/>
          </w:rPr>
          <w:t>used in HAWC2</w:t>
        </w:r>
      </w:ins>
      <w:r w:rsidR="00526615">
        <w:rPr>
          <w:rFonts w:ascii="Times New Roman" w:hAnsi="Times New Roman"/>
          <w:sz w:val="24"/>
          <w:szCs w:val="24"/>
          <w:lang w:val="en-US"/>
        </w:rPr>
        <w:t>.</w:t>
      </w:r>
      <w:r>
        <w:rPr>
          <w:rFonts w:ascii="Times New Roman" w:hAnsi="Times New Roman"/>
          <w:sz w:val="24"/>
          <w:szCs w:val="24"/>
          <w:lang w:val="en-US"/>
        </w:rPr>
        <w:t xml:space="preserve"> </w:t>
      </w:r>
      <w:r w:rsidR="00EF433A">
        <w:rPr>
          <w:rFonts w:ascii="Times New Roman" w:hAnsi="Times New Roman" w:hint="eastAsia"/>
          <w:sz w:val="24"/>
          <w:szCs w:val="24"/>
          <w:lang w:val="en-US"/>
        </w:rPr>
        <w:t>Natural period of the system is calculated and listed in Table</w:t>
      </w:r>
      <w:r w:rsidR="0074501B">
        <w:rPr>
          <w:rFonts w:ascii="Times New Roman" w:hAnsi="Times New Roman" w:hint="eastAsia"/>
          <w:sz w:val="24"/>
          <w:szCs w:val="24"/>
          <w:lang w:val="en-US"/>
        </w:rPr>
        <w:t xml:space="preserve"> </w:t>
      </w:r>
      <w:r w:rsidR="00EF433A">
        <w:rPr>
          <w:rFonts w:ascii="Times New Roman" w:hAnsi="Times New Roman" w:hint="eastAsia"/>
          <w:sz w:val="24"/>
          <w:szCs w:val="24"/>
          <w:lang w:val="en-US"/>
        </w:rPr>
        <w:t xml:space="preserve">2. Note that </w:t>
      </w:r>
      <w:r w:rsidR="00EF433A">
        <w:rPr>
          <w:rFonts w:ascii="Times New Roman" w:hAnsi="Times New Roman"/>
          <w:sz w:val="24"/>
          <w:szCs w:val="24"/>
          <w:lang w:val="en-US"/>
        </w:rPr>
        <w:t>liberalized</w:t>
      </w:r>
      <w:r w:rsidR="00EF433A">
        <w:rPr>
          <w:rFonts w:ascii="Times New Roman" w:hAnsi="Times New Roman" w:hint="eastAsia"/>
          <w:sz w:val="24"/>
          <w:szCs w:val="24"/>
          <w:lang w:val="en-US"/>
        </w:rPr>
        <w:t xml:space="preserve"> mooring stiffness at the original position of the platform is used.</w:t>
      </w:r>
    </w:p>
    <w:p w:rsidR="00AC1BB7" w:rsidRDefault="00AC1BB7" w:rsidP="00CE34F7">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t>Table</w:t>
      </w:r>
      <w:r w:rsidR="005619AF">
        <w:rPr>
          <w:rFonts w:ascii="Times New Roman" w:hAnsi="Times New Roman" w:hint="eastAsia"/>
          <w:sz w:val="24"/>
          <w:szCs w:val="24"/>
          <w:lang w:val="en-US"/>
        </w:rPr>
        <w:t xml:space="preserve"> </w:t>
      </w:r>
      <w:r>
        <w:rPr>
          <w:rFonts w:ascii="Times New Roman" w:hAnsi="Times New Roman"/>
          <w:sz w:val="24"/>
          <w:szCs w:val="24"/>
          <w:lang w:val="en-US"/>
        </w:rPr>
        <w:t>1 Properties of the spar-type wind turbine</w:t>
      </w:r>
    </w:p>
    <w:tbl>
      <w:tblPr>
        <w:tblW w:w="6157" w:type="dxa"/>
        <w:jc w:val="center"/>
        <w:tblCellMar>
          <w:left w:w="0" w:type="dxa"/>
          <w:right w:w="0" w:type="dxa"/>
        </w:tblCellMar>
        <w:tblLook w:val="04A0"/>
      </w:tblPr>
      <w:tblGrid>
        <w:gridCol w:w="4280"/>
        <w:gridCol w:w="1877"/>
      </w:tblGrid>
      <w:tr w:rsidR="00AC1BB7" w:rsidRPr="00AC1BB7" w:rsidTr="00820EC7">
        <w:trPr>
          <w:trHeight w:val="519"/>
          <w:jc w:val="center"/>
        </w:trPr>
        <w:tc>
          <w:tcPr>
            <w:tcW w:w="4280" w:type="dxa"/>
            <w:tcBorders>
              <w:top w:val="single" w:sz="12" w:space="0" w:color="000000"/>
              <w:left w:val="single" w:sz="12" w:space="0" w:color="000000"/>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 xml:space="preserve">Turbine </w:t>
            </w:r>
          </w:p>
        </w:tc>
        <w:tc>
          <w:tcPr>
            <w:tcW w:w="1877" w:type="dxa"/>
            <w:tcBorders>
              <w:top w:val="single" w:sz="12" w:space="0" w:color="000000"/>
              <w:left w:val="nil"/>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 xml:space="preserve">NREL 5MW </w:t>
            </w:r>
          </w:p>
        </w:tc>
      </w:tr>
      <w:tr w:rsidR="00AC1BB7" w:rsidRPr="00AC1BB7" w:rsidTr="00820EC7">
        <w:trPr>
          <w:trHeight w:val="519"/>
          <w:jc w:val="center"/>
        </w:trPr>
        <w:tc>
          <w:tcPr>
            <w:tcW w:w="4280" w:type="dxa"/>
            <w:tcBorders>
              <w:top w:val="nil"/>
              <w:left w:val="single" w:sz="12" w:space="0" w:color="000000"/>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 xml:space="preserve">Water depth (m) </w:t>
            </w:r>
          </w:p>
        </w:tc>
        <w:tc>
          <w:tcPr>
            <w:tcW w:w="1877" w:type="dxa"/>
            <w:tcBorders>
              <w:top w:val="nil"/>
              <w:left w:val="nil"/>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320</w:t>
            </w:r>
          </w:p>
        </w:tc>
      </w:tr>
      <w:tr w:rsidR="00AC1BB7" w:rsidRPr="00AC1BB7" w:rsidTr="00820EC7">
        <w:trPr>
          <w:trHeight w:val="519"/>
          <w:jc w:val="center"/>
        </w:trPr>
        <w:tc>
          <w:tcPr>
            <w:tcW w:w="4280" w:type="dxa"/>
            <w:tcBorders>
              <w:top w:val="nil"/>
              <w:left w:val="single" w:sz="12" w:space="0" w:color="000000"/>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 xml:space="preserve">Draft (m) </w:t>
            </w:r>
          </w:p>
        </w:tc>
        <w:tc>
          <w:tcPr>
            <w:tcW w:w="1877" w:type="dxa"/>
            <w:tcBorders>
              <w:top w:val="nil"/>
              <w:left w:val="nil"/>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120</w:t>
            </w:r>
          </w:p>
        </w:tc>
      </w:tr>
      <w:tr w:rsidR="00AC1BB7" w:rsidRPr="00AC1BB7" w:rsidTr="00820EC7">
        <w:trPr>
          <w:trHeight w:val="519"/>
          <w:jc w:val="center"/>
        </w:trPr>
        <w:tc>
          <w:tcPr>
            <w:tcW w:w="4280" w:type="dxa"/>
            <w:tcBorders>
              <w:top w:val="nil"/>
              <w:left w:val="single" w:sz="12" w:space="0" w:color="000000"/>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Displacement (m</w:t>
            </w:r>
            <w:r w:rsidRPr="00AC1BB7">
              <w:rPr>
                <w:rFonts w:ascii="Times New Roman" w:hAnsi="Times New Roman" w:cs="Times New Roman"/>
                <w:color w:val="000000"/>
                <w:vertAlign w:val="superscript"/>
                <w:lang w:val="en-US"/>
              </w:rPr>
              <w:t>3</w:t>
            </w:r>
            <w:r w:rsidRPr="00AC1BB7">
              <w:rPr>
                <w:rFonts w:ascii="Times New Roman" w:hAnsi="Times New Roman" w:cs="Times New Roman"/>
                <w:color w:val="000000"/>
                <w:lang w:val="en-US"/>
              </w:rPr>
              <w:t xml:space="preserve">) </w:t>
            </w:r>
          </w:p>
        </w:tc>
        <w:tc>
          <w:tcPr>
            <w:tcW w:w="1877" w:type="dxa"/>
            <w:tcBorders>
              <w:top w:val="nil"/>
              <w:left w:val="nil"/>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8016</w:t>
            </w:r>
          </w:p>
        </w:tc>
      </w:tr>
      <w:tr w:rsidR="00AC1BB7" w:rsidRPr="00AC1BB7" w:rsidTr="00820EC7">
        <w:trPr>
          <w:trHeight w:val="519"/>
          <w:jc w:val="center"/>
        </w:trPr>
        <w:tc>
          <w:tcPr>
            <w:tcW w:w="4280" w:type="dxa"/>
            <w:tcBorders>
              <w:top w:val="nil"/>
              <w:left w:val="single" w:sz="12" w:space="0" w:color="000000"/>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 xml:space="preserve">Diameter  MWL (m) </w:t>
            </w:r>
          </w:p>
        </w:tc>
        <w:tc>
          <w:tcPr>
            <w:tcW w:w="1877" w:type="dxa"/>
            <w:tcBorders>
              <w:top w:val="nil"/>
              <w:left w:val="nil"/>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6.5</w:t>
            </w:r>
          </w:p>
        </w:tc>
      </w:tr>
      <w:tr w:rsidR="00AC1BB7" w:rsidRPr="00AC1BB7" w:rsidTr="00820EC7">
        <w:trPr>
          <w:trHeight w:val="519"/>
          <w:jc w:val="center"/>
        </w:trPr>
        <w:tc>
          <w:tcPr>
            <w:tcW w:w="4280" w:type="dxa"/>
            <w:tcBorders>
              <w:top w:val="nil"/>
              <w:left w:val="single" w:sz="12" w:space="0" w:color="000000"/>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 xml:space="preserve">Diameter at bottom (m) </w:t>
            </w:r>
          </w:p>
        </w:tc>
        <w:tc>
          <w:tcPr>
            <w:tcW w:w="1877" w:type="dxa"/>
            <w:tcBorders>
              <w:top w:val="nil"/>
              <w:left w:val="nil"/>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9.4</w:t>
            </w:r>
          </w:p>
        </w:tc>
      </w:tr>
      <w:tr w:rsidR="00AC1BB7" w:rsidRPr="00AC1BB7" w:rsidTr="00820EC7">
        <w:trPr>
          <w:trHeight w:val="519"/>
          <w:jc w:val="center"/>
        </w:trPr>
        <w:tc>
          <w:tcPr>
            <w:tcW w:w="4280" w:type="dxa"/>
            <w:tcBorders>
              <w:top w:val="nil"/>
              <w:left w:val="single" w:sz="12" w:space="0" w:color="000000"/>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 xml:space="preserve">Mass (t) </w:t>
            </w:r>
          </w:p>
        </w:tc>
        <w:tc>
          <w:tcPr>
            <w:tcW w:w="1877" w:type="dxa"/>
            <w:tcBorders>
              <w:top w:val="nil"/>
              <w:left w:val="nil"/>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8216</w:t>
            </w:r>
          </w:p>
        </w:tc>
      </w:tr>
      <w:tr w:rsidR="00AC1BB7" w:rsidRPr="00AC1BB7" w:rsidTr="00820EC7">
        <w:trPr>
          <w:trHeight w:val="519"/>
          <w:jc w:val="center"/>
        </w:trPr>
        <w:tc>
          <w:tcPr>
            <w:tcW w:w="4280" w:type="dxa"/>
            <w:tcBorders>
              <w:top w:val="nil"/>
              <w:left w:val="single" w:sz="12" w:space="0" w:color="000000"/>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 xml:space="preserve">Centre of gravity (m) </w:t>
            </w:r>
          </w:p>
        </w:tc>
        <w:tc>
          <w:tcPr>
            <w:tcW w:w="1877" w:type="dxa"/>
            <w:tcBorders>
              <w:top w:val="nil"/>
              <w:left w:val="nil"/>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-78.5</w:t>
            </w:r>
          </w:p>
        </w:tc>
      </w:tr>
      <w:tr w:rsidR="00AC1BB7" w:rsidRPr="00AC1BB7" w:rsidTr="00820EC7">
        <w:trPr>
          <w:trHeight w:val="519"/>
          <w:jc w:val="center"/>
        </w:trPr>
        <w:tc>
          <w:tcPr>
            <w:tcW w:w="4280" w:type="dxa"/>
            <w:tcBorders>
              <w:top w:val="nil"/>
              <w:left w:val="single" w:sz="12" w:space="0" w:color="000000"/>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 xml:space="preserve">Mass (t) </w:t>
            </w:r>
          </w:p>
        </w:tc>
        <w:tc>
          <w:tcPr>
            <w:tcW w:w="1877" w:type="dxa"/>
            <w:tcBorders>
              <w:top w:val="nil"/>
              <w:left w:val="nil"/>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8216</w:t>
            </w:r>
          </w:p>
        </w:tc>
      </w:tr>
      <w:tr w:rsidR="00AC1BB7" w:rsidRPr="00AC1BB7" w:rsidTr="00820EC7">
        <w:trPr>
          <w:trHeight w:val="519"/>
          <w:jc w:val="center"/>
        </w:trPr>
        <w:tc>
          <w:tcPr>
            <w:tcW w:w="4280" w:type="dxa"/>
            <w:tcBorders>
              <w:top w:val="nil"/>
              <w:left w:val="single" w:sz="12" w:space="0" w:color="000000"/>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lang w:val="en-US"/>
              </w:rPr>
            </w:pPr>
            <w:r w:rsidRPr="00AC1BB7">
              <w:rPr>
                <w:rFonts w:ascii="Times New Roman" w:hAnsi="Times New Roman" w:cs="Times New Roman"/>
                <w:color w:val="000000"/>
                <w:lang w:val="en-US"/>
              </w:rPr>
              <w:t xml:space="preserve">Mass moment of inertia, </w:t>
            </w:r>
            <w:proofErr w:type="spellStart"/>
            <w:r w:rsidRPr="00AC1BB7">
              <w:rPr>
                <w:rFonts w:ascii="Times New Roman" w:hAnsi="Times New Roman" w:cs="Times New Roman"/>
                <w:color w:val="000000"/>
                <w:lang w:val="en-US"/>
              </w:rPr>
              <w:t>Ixx</w:t>
            </w:r>
            <w:proofErr w:type="spellEnd"/>
            <w:r w:rsidRPr="00AC1BB7">
              <w:rPr>
                <w:rFonts w:ascii="Times New Roman" w:hAnsi="Times New Roman" w:cs="Times New Roman"/>
                <w:color w:val="000000"/>
                <w:lang w:val="en-US"/>
              </w:rPr>
              <w:t xml:space="preserve"> and </w:t>
            </w:r>
            <w:proofErr w:type="spellStart"/>
            <w:r w:rsidRPr="00AC1BB7">
              <w:rPr>
                <w:rFonts w:ascii="Times New Roman" w:hAnsi="Times New Roman" w:cs="Times New Roman"/>
                <w:color w:val="000000"/>
                <w:lang w:val="en-US"/>
              </w:rPr>
              <w:t>Iyy</w:t>
            </w:r>
            <w:proofErr w:type="spellEnd"/>
            <w:r w:rsidRPr="00AC1BB7">
              <w:rPr>
                <w:rFonts w:ascii="Times New Roman" w:hAnsi="Times New Roman" w:cs="Times New Roman"/>
                <w:color w:val="000000"/>
                <w:lang w:val="en-US"/>
              </w:rPr>
              <w:t xml:space="preserve"> (t∙m</w:t>
            </w:r>
            <w:r w:rsidRPr="00AC1BB7">
              <w:rPr>
                <w:rFonts w:ascii="Times New Roman" w:hAnsi="Times New Roman" w:cs="Times New Roman"/>
                <w:color w:val="000000"/>
                <w:vertAlign w:val="superscript"/>
                <w:lang w:val="en-US"/>
              </w:rPr>
              <w:t>2</w:t>
            </w:r>
            <w:r w:rsidRPr="00AC1BB7">
              <w:rPr>
                <w:rFonts w:ascii="Times New Roman" w:hAnsi="Times New Roman" w:cs="Times New Roman"/>
                <w:color w:val="000000"/>
                <w:lang w:val="en-US"/>
              </w:rPr>
              <w:t>)</w:t>
            </w:r>
          </w:p>
        </w:tc>
        <w:tc>
          <w:tcPr>
            <w:tcW w:w="1877" w:type="dxa"/>
            <w:tcBorders>
              <w:top w:val="nil"/>
              <w:left w:val="nil"/>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6.98∙10</w:t>
            </w:r>
            <w:r w:rsidRPr="00AC1BB7">
              <w:rPr>
                <w:rFonts w:ascii="Times New Roman" w:hAnsi="Times New Roman" w:cs="Times New Roman"/>
                <w:color w:val="000000"/>
                <w:vertAlign w:val="superscript"/>
                <w:lang w:val="en-US"/>
              </w:rPr>
              <w:t>7</w:t>
            </w:r>
          </w:p>
        </w:tc>
      </w:tr>
      <w:tr w:rsidR="00AC1BB7" w:rsidRPr="00AC1BB7" w:rsidTr="00820EC7">
        <w:trPr>
          <w:trHeight w:val="519"/>
          <w:jc w:val="center"/>
        </w:trPr>
        <w:tc>
          <w:tcPr>
            <w:tcW w:w="4280" w:type="dxa"/>
            <w:tcBorders>
              <w:top w:val="nil"/>
              <w:left w:val="single" w:sz="12" w:space="0" w:color="000000"/>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lang w:val="en-US"/>
              </w:rPr>
            </w:pPr>
            <w:r w:rsidRPr="00AC1BB7">
              <w:rPr>
                <w:rFonts w:ascii="Times New Roman" w:hAnsi="Times New Roman" w:cs="Times New Roman"/>
                <w:color w:val="000000"/>
                <w:lang w:val="en-US"/>
              </w:rPr>
              <w:t xml:space="preserve">Mass moment of inertia, </w:t>
            </w:r>
            <w:proofErr w:type="spellStart"/>
            <w:r w:rsidRPr="00AC1BB7">
              <w:rPr>
                <w:rFonts w:ascii="Times New Roman" w:hAnsi="Times New Roman" w:cs="Times New Roman"/>
                <w:color w:val="000000"/>
                <w:lang w:val="en-US"/>
              </w:rPr>
              <w:t>Izz</w:t>
            </w:r>
            <w:proofErr w:type="spellEnd"/>
            <w:r w:rsidRPr="00AC1BB7">
              <w:rPr>
                <w:rFonts w:ascii="Times New Roman" w:hAnsi="Times New Roman" w:cs="Times New Roman"/>
                <w:color w:val="000000"/>
                <w:lang w:val="en-US"/>
              </w:rPr>
              <w:t xml:space="preserve"> (t∙m</w:t>
            </w:r>
            <w:r w:rsidRPr="00AC1BB7">
              <w:rPr>
                <w:rFonts w:ascii="Times New Roman" w:hAnsi="Times New Roman" w:cs="Times New Roman"/>
                <w:color w:val="000000"/>
                <w:vertAlign w:val="superscript"/>
                <w:lang w:val="en-US"/>
              </w:rPr>
              <w:t>2</w:t>
            </w:r>
            <w:r w:rsidRPr="00AC1BB7">
              <w:rPr>
                <w:rFonts w:ascii="Times New Roman" w:hAnsi="Times New Roman" w:cs="Times New Roman"/>
                <w:color w:val="000000"/>
                <w:lang w:val="en-US"/>
              </w:rPr>
              <w:t>)</w:t>
            </w:r>
          </w:p>
        </w:tc>
        <w:tc>
          <w:tcPr>
            <w:tcW w:w="1877" w:type="dxa"/>
            <w:tcBorders>
              <w:top w:val="nil"/>
              <w:left w:val="nil"/>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1.68∙10</w:t>
            </w:r>
            <w:r w:rsidRPr="00AC1BB7">
              <w:rPr>
                <w:rFonts w:ascii="Times New Roman" w:hAnsi="Times New Roman" w:cs="Times New Roman"/>
                <w:color w:val="000000"/>
                <w:vertAlign w:val="superscript"/>
                <w:lang w:val="en-US"/>
              </w:rPr>
              <w:t>4</w:t>
            </w:r>
          </w:p>
        </w:tc>
      </w:tr>
      <w:tr w:rsidR="00AC1BB7" w:rsidRPr="00AC1BB7" w:rsidTr="00820EC7">
        <w:trPr>
          <w:trHeight w:val="519"/>
          <w:jc w:val="center"/>
        </w:trPr>
        <w:tc>
          <w:tcPr>
            <w:tcW w:w="4280" w:type="dxa"/>
            <w:tcBorders>
              <w:top w:val="nil"/>
              <w:left w:val="single" w:sz="12" w:space="0" w:color="000000"/>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lastRenderedPageBreak/>
              <w:t>Fairlead elevation (m)</w:t>
            </w:r>
          </w:p>
        </w:tc>
        <w:tc>
          <w:tcPr>
            <w:tcW w:w="1877" w:type="dxa"/>
            <w:tcBorders>
              <w:top w:val="nil"/>
              <w:left w:val="nil"/>
              <w:bottom w:val="single" w:sz="12" w:space="0" w:color="000000"/>
              <w:right w:val="single" w:sz="12" w:space="0" w:color="000000"/>
            </w:tcBorders>
            <w:shd w:val="clear" w:color="auto" w:fill="auto"/>
            <w:tcMar>
              <w:top w:w="11" w:type="dxa"/>
              <w:left w:w="131" w:type="dxa"/>
              <w:bottom w:w="0" w:type="dxa"/>
              <w:right w:w="11" w:type="dxa"/>
            </w:tcMar>
            <w:hideMark/>
          </w:tcPr>
          <w:p w:rsidR="00AC1BB7" w:rsidRPr="00AC1BB7" w:rsidRDefault="00AC1BB7" w:rsidP="00AC1BB7">
            <w:pPr>
              <w:ind w:firstLineChars="100" w:firstLine="220"/>
              <w:rPr>
                <w:rFonts w:ascii="Times New Roman" w:hAnsi="Times New Roman" w:cs="Times New Roman"/>
                <w:color w:val="000000"/>
                <w:sz w:val="24"/>
                <w:szCs w:val="24"/>
              </w:rPr>
            </w:pPr>
            <w:r w:rsidRPr="00AC1BB7">
              <w:rPr>
                <w:rFonts w:ascii="Times New Roman" w:hAnsi="Times New Roman" w:cs="Times New Roman"/>
                <w:color w:val="000000"/>
                <w:lang w:val="en-US"/>
              </w:rPr>
              <w:t>70</w:t>
            </w:r>
          </w:p>
        </w:tc>
      </w:tr>
    </w:tbl>
    <w:p w:rsidR="00EF433A" w:rsidRDefault="00E71C03" w:rsidP="00E71C03">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r>
    </w:p>
    <w:p w:rsidR="004C5ADA" w:rsidRDefault="00E71C03" w:rsidP="001A0375">
      <w:pPr>
        <w:autoSpaceDE w:val="0"/>
        <w:autoSpaceDN w:val="0"/>
        <w:adjustRightInd w:val="0"/>
        <w:spacing w:after="0" w:line="240" w:lineRule="auto"/>
        <w:ind w:left="1416" w:firstLine="708"/>
        <w:rPr>
          <w:rFonts w:ascii="Times New Roman" w:hAnsi="Times New Roman"/>
          <w:sz w:val="24"/>
          <w:szCs w:val="24"/>
          <w:lang w:val="en-US"/>
        </w:rPr>
        <w:pPrChange w:id="355" w:author="jiangzhiy" w:date="2011-12-04T18:56:00Z">
          <w:pPr>
            <w:autoSpaceDE w:val="0"/>
            <w:autoSpaceDN w:val="0"/>
            <w:adjustRightInd w:val="0"/>
            <w:spacing w:after="0" w:line="240" w:lineRule="auto"/>
            <w:ind w:left="1416" w:firstLine="708"/>
          </w:pPr>
        </w:pPrChange>
      </w:pPr>
      <w:r>
        <w:rPr>
          <w:rFonts w:ascii="Times New Roman" w:hAnsi="Times New Roman"/>
          <w:sz w:val="24"/>
          <w:szCs w:val="24"/>
          <w:lang w:val="en-US"/>
        </w:rPr>
        <w:t>Table 2 Natural frequencies of the wind turbine</w:t>
      </w:r>
    </w:p>
    <w:p w:rsidR="00E71C03" w:rsidRDefault="00E71C03" w:rsidP="00E71C03">
      <w:pPr>
        <w:autoSpaceDE w:val="0"/>
        <w:autoSpaceDN w:val="0"/>
        <w:adjustRightInd w:val="0"/>
        <w:spacing w:after="0" w:line="240" w:lineRule="auto"/>
        <w:jc w:val="center"/>
        <w:rPr>
          <w:rFonts w:ascii="Times New Roman" w:hAnsi="Times New Roman"/>
          <w:sz w:val="24"/>
          <w:szCs w:val="24"/>
          <w:lang w:val="en-US"/>
        </w:rPr>
      </w:pPr>
    </w:p>
    <w:tbl>
      <w:tblPr>
        <w:tblW w:w="5318" w:type="dxa"/>
        <w:jc w:val="center"/>
        <w:tblInd w:w="1360" w:type="dxa"/>
        <w:tblCellMar>
          <w:left w:w="0" w:type="dxa"/>
          <w:right w:w="0" w:type="dxa"/>
        </w:tblCellMar>
        <w:tblLook w:val="04A0"/>
      </w:tblPr>
      <w:tblGrid>
        <w:gridCol w:w="1272"/>
        <w:gridCol w:w="1778"/>
        <w:gridCol w:w="2268"/>
      </w:tblGrid>
      <w:tr w:rsidR="00E71C03" w:rsidRPr="00820EC7" w:rsidTr="00BE48E4">
        <w:trPr>
          <w:trHeight w:val="519"/>
          <w:jc w:val="center"/>
        </w:trPr>
        <w:tc>
          <w:tcPr>
            <w:tcW w:w="1272" w:type="dxa"/>
            <w:tcBorders>
              <w:top w:val="single" w:sz="12" w:space="0" w:color="auto"/>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820EC7">
            <w:pPr>
              <w:rPr>
                <w:rFonts w:ascii="Times New Roman" w:hAnsi="Times New Roman" w:cs="Times New Roman"/>
                <w:color w:val="000000"/>
                <w:szCs w:val="24"/>
              </w:rPr>
            </w:pPr>
            <w:proofErr w:type="spellStart"/>
            <w:r w:rsidRPr="00820EC7">
              <w:rPr>
                <w:rFonts w:ascii="Times New Roman" w:hAnsi="Times New Roman" w:cs="Times New Roman"/>
                <w:color w:val="000000"/>
              </w:rPr>
              <w:t>Motion</w:t>
            </w:r>
            <w:proofErr w:type="spellEnd"/>
          </w:p>
        </w:tc>
        <w:tc>
          <w:tcPr>
            <w:tcW w:w="1778" w:type="dxa"/>
            <w:tcBorders>
              <w:top w:val="single" w:sz="12" w:space="0" w:color="auto"/>
              <w:left w:val="nil"/>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820EC7">
            <w:pPr>
              <w:rPr>
                <w:rFonts w:ascii="Times New Roman" w:hAnsi="Times New Roman" w:cs="Times New Roman"/>
                <w:color w:val="000000"/>
                <w:szCs w:val="24"/>
              </w:rPr>
            </w:pPr>
            <w:r w:rsidRPr="00820EC7">
              <w:rPr>
                <w:rFonts w:ascii="Times New Roman" w:hAnsi="Times New Roman" w:cs="Times New Roman"/>
                <w:color w:val="000000"/>
              </w:rPr>
              <w:t xml:space="preserve">Natural </w:t>
            </w:r>
            <w:proofErr w:type="spellStart"/>
            <w:r w:rsidRPr="00820EC7">
              <w:rPr>
                <w:rFonts w:ascii="Times New Roman" w:hAnsi="Times New Roman" w:cs="Times New Roman"/>
                <w:color w:val="000000"/>
              </w:rPr>
              <w:t>period</w:t>
            </w:r>
            <w:proofErr w:type="spellEnd"/>
            <w:r w:rsidRPr="00820EC7">
              <w:rPr>
                <w:rFonts w:ascii="Times New Roman" w:hAnsi="Times New Roman" w:cs="Times New Roman"/>
                <w:color w:val="000000"/>
              </w:rPr>
              <w:t xml:space="preserve"> (s)</w:t>
            </w:r>
          </w:p>
        </w:tc>
        <w:tc>
          <w:tcPr>
            <w:tcW w:w="2268" w:type="dxa"/>
            <w:tcBorders>
              <w:top w:val="single" w:sz="12" w:space="0" w:color="auto"/>
              <w:left w:val="nil"/>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820EC7">
            <w:pPr>
              <w:rPr>
                <w:rFonts w:ascii="Times New Roman" w:hAnsi="Times New Roman" w:cs="Times New Roman"/>
                <w:color w:val="000000"/>
                <w:szCs w:val="24"/>
              </w:rPr>
            </w:pPr>
            <w:r w:rsidRPr="00820EC7">
              <w:rPr>
                <w:rFonts w:ascii="Times New Roman" w:hAnsi="Times New Roman" w:cs="Times New Roman"/>
                <w:color w:val="000000"/>
              </w:rPr>
              <w:t xml:space="preserve">Natural </w:t>
            </w:r>
            <w:proofErr w:type="spellStart"/>
            <w:r w:rsidRPr="00820EC7">
              <w:rPr>
                <w:rFonts w:ascii="Times New Roman" w:hAnsi="Times New Roman" w:cs="Times New Roman"/>
                <w:color w:val="000000"/>
              </w:rPr>
              <w:t>frequency</w:t>
            </w:r>
            <w:proofErr w:type="spellEnd"/>
            <w:r w:rsidRPr="00820EC7">
              <w:rPr>
                <w:rFonts w:ascii="Times New Roman" w:hAnsi="Times New Roman" w:cs="Times New Roman"/>
                <w:color w:val="000000"/>
              </w:rPr>
              <w:t xml:space="preserve"> (rad/s)</w:t>
            </w:r>
          </w:p>
        </w:tc>
      </w:tr>
      <w:tr w:rsidR="00E71C03" w:rsidRPr="00820EC7" w:rsidTr="00BE48E4">
        <w:trPr>
          <w:trHeight w:val="519"/>
          <w:jc w:val="center"/>
        </w:trPr>
        <w:tc>
          <w:tcPr>
            <w:tcW w:w="0" w:type="auto"/>
            <w:tcBorders>
              <w:top w:val="nil"/>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820EC7">
            <w:pPr>
              <w:rPr>
                <w:rFonts w:ascii="Times New Roman" w:hAnsi="Times New Roman" w:cs="Times New Roman"/>
                <w:color w:val="000000"/>
                <w:szCs w:val="24"/>
              </w:rPr>
            </w:pPr>
            <w:proofErr w:type="spellStart"/>
            <w:r w:rsidRPr="00820EC7">
              <w:rPr>
                <w:rFonts w:ascii="Times New Roman" w:hAnsi="Times New Roman" w:cs="Times New Roman"/>
                <w:color w:val="000000"/>
              </w:rPr>
              <w:t>Surge</w:t>
            </w:r>
            <w:proofErr w:type="spellEnd"/>
          </w:p>
        </w:tc>
        <w:tc>
          <w:tcPr>
            <w:tcW w:w="1778"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820EC7">
            <w:pPr>
              <w:rPr>
                <w:rFonts w:ascii="Times New Roman" w:hAnsi="Times New Roman" w:cs="Times New Roman"/>
                <w:color w:val="000000"/>
                <w:szCs w:val="24"/>
              </w:rPr>
            </w:pPr>
            <w:r w:rsidRPr="00820EC7">
              <w:rPr>
                <w:rFonts w:ascii="Times New Roman" w:hAnsi="Times New Roman" w:cs="Times New Roman"/>
                <w:color w:val="000000"/>
              </w:rPr>
              <w:t>115</w:t>
            </w:r>
          </w:p>
        </w:tc>
        <w:tc>
          <w:tcPr>
            <w:tcW w:w="2268"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820EC7">
            <w:pPr>
              <w:rPr>
                <w:rFonts w:ascii="Times New Roman" w:hAnsi="Times New Roman" w:cs="Times New Roman"/>
                <w:color w:val="000000"/>
                <w:szCs w:val="24"/>
              </w:rPr>
            </w:pPr>
            <w:proofErr w:type="gramStart"/>
            <w:r w:rsidRPr="00820EC7">
              <w:rPr>
                <w:rFonts w:ascii="Times New Roman" w:hAnsi="Times New Roman" w:cs="Times New Roman"/>
                <w:color w:val="000000"/>
              </w:rPr>
              <w:t>0.055</w:t>
            </w:r>
            <w:proofErr w:type="gramEnd"/>
          </w:p>
        </w:tc>
      </w:tr>
      <w:tr w:rsidR="00E71C03" w:rsidRPr="00820EC7" w:rsidTr="00BE48E4">
        <w:trPr>
          <w:trHeight w:val="519"/>
          <w:jc w:val="center"/>
        </w:trPr>
        <w:tc>
          <w:tcPr>
            <w:tcW w:w="0" w:type="auto"/>
            <w:tcBorders>
              <w:top w:val="nil"/>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820EC7">
            <w:pPr>
              <w:rPr>
                <w:rFonts w:ascii="Times New Roman" w:hAnsi="Times New Roman" w:cs="Times New Roman"/>
                <w:color w:val="000000"/>
                <w:szCs w:val="24"/>
              </w:rPr>
            </w:pPr>
            <w:proofErr w:type="spellStart"/>
            <w:r w:rsidRPr="00820EC7">
              <w:rPr>
                <w:rFonts w:ascii="Times New Roman" w:hAnsi="Times New Roman" w:cs="Times New Roman"/>
                <w:color w:val="000000"/>
              </w:rPr>
              <w:t>Sway</w:t>
            </w:r>
            <w:proofErr w:type="spellEnd"/>
          </w:p>
        </w:tc>
        <w:tc>
          <w:tcPr>
            <w:tcW w:w="1778"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820EC7">
            <w:pPr>
              <w:rPr>
                <w:rFonts w:ascii="Times New Roman" w:hAnsi="Times New Roman" w:cs="Times New Roman"/>
                <w:color w:val="000000"/>
                <w:szCs w:val="24"/>
              </w:rPr>
            </w:pPr>
            <w:r w:rsidRPr="00820EC7">
              <w:rPr>
                <w:rFonts w:ascii="Times New Roman" w:hAnsi="Times New Roman" w:cs="Times New Roman"/>
                <w:color w:val="000000"/>
              </w:rPr>
              <w:t>125</w:t>
            </w:r>
          </w:p>
        </w:tc>
        <w:tc>
          <w:tcPr>
            <w:tcW w:w="2268"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820EC7">
            <w:pPr>
              <w:rPr>
                <w:rFonts w:ascii="Times New Roman" w:hAnsi="Times New Roman" w:cs="Times New Roman"/>
                <w:color w:val="000000"/>
                <w:szCs w:val="24"/>
              </w:rPr>
            </w:pPr>
            <w:proofErr w:type="gramStart"/>
            <w:r w:rsidRPr="00820EC7">
              <w:rPr>
                <w:rFonts w:ascii="Times New Roman" w:hAnsi="Times New Roman" w:cs="Times New Roman"/>
                <w:color w:val="000000"/>
              </w:rPr>
              <w:t>0.05</w:t>
            </w:r>
            <w:proofErr w:type="gramEnd"/>
          </w:p>
        </w:tc>
      </w:tr>
      <w:tr w:rsidR="00E71C03" w:rsidRPr="00820EC7" w:rsidTr="00BE48E4">
        <w:trPr>
          <w:trHeight w:val="519"/>
          <w:jc w:val="center"/>
        </w:trPr>
        <w:tc>
          <w:tcPr>
            <w:tcW w:w="0" w:type="auto"/>
            <w:tcBorders>
              <w:top w:val="nil"/>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820EC7">
            <w:pPr>
              <w:rPr>
                <w:rFonts w:ascii="Times New Roman" w:hAnsi="Times New Roman" w:cs="Times New Roman"/>
                <w:color w:val="000000"/>
                <w:szCs w:val="24"/>
              </w:rPr>
            </w:pPr>
            <w:proofErr w:type="spellStart"/>
            <w:r w:rsidRPr="00820EC7">
              <w:rPr>
                <w:rFonts w:ascii="Times New Roman" w:hAnsi="Times New Roman" w:cs="Times New Roman"/>
                <w:color w:val="000000"/>
              </w:rPr>
              <w:t>Heave</w:t>
            </w:r>
            <w:proofErr w:type="spellEnd"/>
          </w:p>
        </w:tc>
        <w:tc>
          <w:tcPr>
            <w:tcW w:w="1778"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820EC7">
            <w:pPr>
              <w:rPr>
                <w:rFonts w:ascii="Times New Roman" w:hAnsi="Times New Roman" w:cs="Times New Roman"/>
                <w:color w:val="000000"/>
                <w:szCs w:val="24"/>
              </w:rPr>
            </w:pPr>
            <w:r w:rsidRPr="00820EC7">
              <w:rPr>
                <w:rFonts w:ascii="Times New Roman" w:hAnsi="Times New Roman" w:cs="Times New Roman"/>
                <w:color w:val="000000"/>
              </w:rPr>
              <w:t>31.4</w:t>
            </w:r>
          </w:p>
        </w:tc>
        <w:tc>
          <w:tcPr>
            <w:tcW w:w="2268"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820EC7">
            <w:pPr>
              <w:rPr>
                <w:rFonts w:ascii="Times New Roman" w:hAnsi="Times New Roman" w:cs="Times New Roman"/>
                <w:color w:val="000000"/>
                <w:szCs w:val="24"/>
              </w:rPr>
            </w:pPr>
            <w:proofErr w:type="gramStart"/>
            <w:r w:rsidRPr="00820EC7">
              <w:rPr>
                <w:rFonts w:ascii="Times New Roman" w:hAnsi="Times New Roman" w:cs="Times New Roman"/>
                <w:color w:val="000000"/>
              </w:rPr>
              <w:t>0.2</w:t>
            </w:r>
            <w:proofErr w:type="gramEnd"/>
          </w:p>
        </w:tc>
      </w:tr>
      <w:tr w:rsidR="00E71C03" w:rsidRPr="00820EC7" w:rsidTr="00BE48E4">
        <w:trPr>
          <w:trHeight w:val="519"/>
          <w:jc w:val="center"/>
        </w:trPr>
        <w:tc>
          <w:tcPr>
            <w:tcW w:w="0" w:type="auto"/>
            <w:tcBorders>
              <w:top w:val="nil"/>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820EC7">
            <w:pPr>
              <w:rPr>
                <w:rFonts w:ascii="Times New Roman" w:hAnsi="Times New Roman" w:cs="Times New Roman"/>
                <w:color w:val="000000"/>
                <w:szCs w:val="24"/>
              </w:rPr>
            </w:pPr>
            <w:r w:rsidRPr="00820EC7">
              <w:rPr>
                <w:rFonts w:ascii="Times New Roman" w:hAnsi="Times New Roman" w:cs="Times New Roman"/>
                <w:color w:val="000000"/>
              </w:rPr>
              <w:t>Roll/pitch</w:t>
            </w:r>
          </w:p>
        </w:tc>
        <w:tc>
          <w:tcPr>
            <w:tcW w:w="1778"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820EC7">
            <w:pPr>
              <w:rPr>
                <w:rFonts w:ascii="Times New Roman" w:hAnsi="Times New Roman" w:cs="Times New Roman"/>
                <w:color w:val="000000"/>
                <w:szCs w:val="24"/>
              </w:rPr>
            </w:pPr>
            <w:r w:rsidRPr="00820EC7">
              <w:rPr>
                <w:rFonts w:ascii="Times New Roman" w:hAnsi="Times New Roman" w:cs="Times New Roman"/>
                <w:color w:val="000000"/>
              </w:rPr>
              <w:t>32.7</w:t>
            </w:r>
          </w:p>
        </w:tc>
        <w:tc>
          <w:tcPr>
            <w:tcW w:w="2268"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820EC7">
            <w:pPr>
              <w:rPr>
                <w:rFonts w:ascii="Times New Roman" w:hAnsi="Times New Roman" w:cs="Times New Roman"/>
                <w:color w:val="000000"/>
                <w:szCs w:val="24"/>
              </w:rPr>
            </w:pPr>
            <w:proofErr w:type="gramStart"/>
            <w:r w:rsidRPr="00820EC7">
              <w:rPr>
                <w:rFonts w:ascii="Times New Roman" w:hAnsi="Times New Roman" w:cs="Times New Roman"/>
                <w:color w:val="000000"/>
              </w:rPr>
              <w:t>0.19</w:t>
            </w:r>
            <w:proofErr w:type="gramEnd"/>
          </w:p>
        </w:tc>
      </w:tr>
      <w:tr w:rsidR="00E71C03" w:rsidRPr="00820EC7" w:rsidTr="00BE48E4">
        <w:trPr>
          <w:trHeight w:val="519"/>
          <w:jc w:val="center"/>
        </w:trPr>
        <w:tc>
          <w:tcPr>
            <w:tcW w:w="0" w:type="auto"/>
            <w:tcBorders>
              <w:top w:val="nil"/>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820EC7">
            <w:pPr>
              <w:rPr>
                <w:rFonts w:ascii="Times New Roman" w:hAnsi="Times New Roman" w:cs="Times New Roman"/>
                <w:color w:val="000000"/>
                <w:szCs w:val="24"/>
              </w:rPr>
            </w:pPr>
            <w:proofErr w:type="spellStart"/>
            <w:r w:rsidRPr="00820EC7">
              <w:rPr>
                <w:rFonts w:ascii="Times New Roman" w:hAnsi="Times New Roman" w:cs="Times New Roman"/>
                <w:color w:val="000000"/>
              </w:rPr>
              <w:t>Yaw</w:t>
            </w:r>
            <w:proofErr w:type="spellEnd"/>
          </w:p>
        </w:tc>
        <w:tc>
          <w:tcPr>
            <w:tcW w:w="1778"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DB4B6E">
            <w:pPr>
              <w:rPr>
                <w:rFonts w:ascii="Times New Roman" w:hAnsi="Times New Roman" w:cs="Times New Roman"/>
                <w:color w:val="000000"/>
                <w:szCs w:val="24"/>
              </w:rPr>
            </w:pPr>
            <w:r w:rsidRPr="00820EC7">
              <w:rPr>
                <w:rFonts w:ascii="Times New Roman" w:hAnsi="Times New Roman" w:cs="Times New Roman"/>
                <w:color w:val="000000"/>
              </w:rPr>
              <w:t>7.</w:t>
            </w:r>
            <w:r w:rsidR="00DB4B6E">
              <w:rPr>
                <w:rFonts w:ascii="Times New Roman" w:hAnsi="Times New Roman" w:cs="Times New Roman" w:hint="eastAsia"/>
                <w:color w:val="000000"/>
              </w:rPr>
              <w:t>6</w:t>
            </w:r>
          </w:p>
        </w:tc>
        <w:tc>
          <w:tcPr>
            <w:tcW w:w="2268"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bottom"/>
            <w:hideMark/>
          </w:tcPr>
          <w:p w:rsidR="00E71C03" w:rsidRPr="00820EC7" w:rsidRDefault="00E71C03" w:rsidP="00820EC7">
            <w:pPr>
              <w:rPr>
                <w:rFonts w:ascii="Times New Roman" w:hAnsi="Times New Roman" w:cs="Times New Roman"/>
                <w:color w:val="000000"/>
                <w:szCs w:val="24"/>
              </w:rPr>
            </w:pPr>
            <w:proofErr w:type="gramStart"/>
            <w:r w:rsidRPr="00820EC7">
              <w:rPr>
                <w:rFonts w:ascii="Times New Roman" w:hAnsi="Times New Roman" w:cs="Times New Roman"/>
                <w:color w:val="000000"/>
              </w:rPr>
              <w:t>0.838</w:t>
            </w:r>
            <w:proofErr w:type="gramEnd"/>
          </w:p>
        </w:tc>
      </w:tr>
    </w:tbl>
    <w:p w:rsidR="008D5EC2" w:rsidRDefault="008D5EC2" w:rsidP="00CE34F7">
      <w:pPr>
        <w:autoSpaceDE w:val="0"/>
        <w:autoSpaceDN w:val="0"/>
        <w:adjustRightInd w:val="0"/>
        <w:spacing w:after="0" w:line="240" w:lineRule="auto"/>
        <w:jc w:val="both"/>
        <w:rPr>
          <w:rFonts w:ascii="Times New Roman" w:hAnsi="Times New Roman"/>
          <w:sz w:val="24"/>
          <w:szCs w:val="24"/>
          <w:lang w:val="en-US"/>
        </w:rPr>
      </w:pPr>
    </w:p>
    <w:p w:rsidR="00604C77" w:rsidRDefault="003D6D18" w:rsidP="00E71C03">
      <w:pPr>
        <w:autoSpaceDE w:val="0"/>
        <w:autoSpaceDN w:val="0"/>
        <w:adjustRightInd w:val="0"/>
        <w:spacing w:after="0" w:line="240" w:lineRule="auto"/>
        <w:rPr>
          <w:rFonts w:ascii="Times New Roman" w:hAnsi="Times New Roman"/>
          <w:sz w:val="24"/>
          <w:szCs w:val="24"/>
          <w:lang w:val="en-US"/>
        </w:rPr>
      </w:pPr>
      <w:r>
        <w:rPr>
          <w:rFonts w:ascii="Times New Roman" w:hAnsi="Times New Roman"/>
          <w:sz w:val="24"/>
          <w:szCs w:val="24"/>
          <w:lang w:val="en-US"/>
        </w:rPr>
        <w:t>Load cases</w:t>
      </w:r>
    </w:p>
    <w:p w:rsidR="00B11699" w:rsidRDefault="003D6D18" w:rsidP="004C683E">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sz w:val="24"/>
          <w:szCs w:val="24"/>
          <w:lang w:val="en-US"/>
        </w:rPr>
        <w:t xml:space="preserve">A series of design load cases </w:t>
      </w:r>
      <w:r w:rsidR="004C683E">
        <w:rPr>
          <w:rFonts w:ascii="Times New Roman" w:hAnsi="Times New Roman"/>
          <w:sz w:val="24"/>
          <w:szCs w:val="24"/>
          <w:lang w:val="en-US"/>
        </w:rPr>
        <w:t>are</w:t>
      </w:r>
      <w:r>
        <w:rPr>
          <w:rFonts w:ascii="Times New Roman" w:hAnsi="Times New Roman"/>
          <w:sz w:val="24"/>
          <w:szCs w:val="24"/>
          <w:lang w:val="en-US"/>
        </w:rPr>
        <w:t xml:space="preserve"> </w:t>
      </w:r>
      <w:r w:rsidR="004C683E">
        <w:rPr>
          <w:rFonts w:ascii="Times New Roman" w:hAnsi="Times New Roman"/>
          <w:sz w:val="24"/>
          <w:szCs w:val="24"/>
          <w:lang w:val="en-US"/>
        </w:rPr>
        <w:t>selected.</w:t>
      </w:r>
      <w:r>
        <w:rPr>
          <w:rFonts w:ascii="Times New Roman" w:hAnsi="Times New Roman"/>
          <w:sz w:val="24"/>
          <w:szCs w:val="24"/>
          <w:lang w:val="en-US"/>
        </w:rPr>
        <w:t xml:space="preserve"> Three 1-year and one 50-year environmental conditions from the contour line </w:t>
      </w:r>
      <w:r w:rsidR="004C683E">
        <w:rPr>
          <w:rFonts w:ascii="Times New Roman" w:hAnsi="Times New Roman"/>
          <w:sz w:val="24"/>
          <w:szCs w:val="24"/>
          <w:lang w:val="en-US"/>
        </w:rPr>
        <w:t>are</w:t>
      </w:r>
      <w:r>
        <w:rPr>
          <w:rFonts w:ascii="Times New Roman" w:hAnsi="Times New Roman"/>
          <w:sz w:val="24"/>
          <w:szCs w:val="24"/>
          <w:lang w:val="en-US"/>
        </w:rPr>
        <w:t xml:space="preserve"> considered. </w:t>
      </w:r>
      <w:proofErr w:type="gramStart"/>
      <w:r>
        <w:rPr>
          <w:rFonts w:ascii="Times New Roman" w:hAnsi="Times New Roman"/>
          <w:sz w:val="24"/>
          <w:szCs w:val="24"/>
          <w:lang w:val="en-US"/>
        </w:rPr>
        <w:t>The red dots in Fig.</w:t>
      </w:r>
      <w:proofErr w:type="gramEnd"/>
      <w:del w:id="356" w:author="jiangzhiy" w:date="2011-12-04T18:58:00Z">
        <w:r w:rsidR="0074501B" w:rsidDel="001A0375">
          <w:rPr>
            <w:rFonts w:ascii="Times New Roman" w:hAnsi="Times New Roman" w:hint="eastAsia"/>
            <w:sz w:val="24"/>
            <w:szCs w:val="24"/>
            <w:lang w:val="en-US"/>
          </w:rPr>
          <w:delText>1</w:delText>
        </w:r>
        <w:r w:rsidR="00CD78CF" w:rsidDel="001A0375">
          <w:rPr>
            <w:rFonts w:ascii="Times New Roman" w:hAnsi="Times New Roman" w:hint="eastAsia"/>
            <w:sz w:val="24"/>
            <w:szCs w:val="24"/>
            <w:lang w:val="en-US"/>
          </w:rPr>
          <w:delText>2</w:delText>
        </w:r>
        <w:r w:rsidDel="001A0375">
          <w:rPr>
            <w:rFonts w:ascii="Times New Roman" w:hAnsi="Times New Roman"/>
            <w:sz w:val="24"/>
            <w:szCs w:val="24"/>
            <w:lang w:val="en-US"/>
          </w:rPr>
          <w:delText xml:space="preserve"> </w:delText>
        </w:r>
      </w:del>
      <w:ins w:id="357" w:author="jiangzhiy" w:date="2011-12-04T18:58:00Z">
        <w:r w:rsidR="001A0375">
          <w:rPr>
            <w:rFonts w:ascii="Times New Roman" w:hAnsi="Times New Roman" w:hint="eastAsia"/>
            <w:sz w:val="24"/>
            <w:szCs w:val="24"/>
            <w:lang w:val="en-US"/>
          </w:rPr>
          <w:t>14</w:t>
        </w:r>
        <w:r w:rsidR="001A0375">
          <w:rPr>
            <w:rFonts w:ascii="Times New Roman" w:hAnsi="Times New Roman"/>
            <w:sz w:val="24"/>
            <w:szCs w:val="24"/>
            <w:lang w:val="en-US"/>
          </w:rPr>
          <w:t xml:space="preserve"> </w:t>
        </w:r>
      </w:ins>
      <w:r>
        <w:rPr>
          <w:rFonts w:ascii="Times New Roman" w:hAnsi="Times New Roman"/>
          <w:sz w:val="24"/>
          <w:szCs w:val="24"/>
          <w:lang w:val="en-US"/>
        </w:rPr>
        <w:t xml:space="preserve">are </w:t>
      </w:r>
      <w:r w:rsidR="004C683E">
        <w:rPr>
          <w:rFonts w:ascii="Times New Roman" w:hAnsi="Times New Roman"/>
          <w:sz w:val="24"/>
          <w:szCs w:val="24"/>
          <w:lang w:val="en-US"/>
        </w:rPr>
        <w:t xml:space="preserve">the chosen combination of V and Hs with 1-year recurrence; while </w:t>
      </w:r>
      <w:proofErr w:type="spellStart"/>
      <w:r w:rsidR="004C683E">
        <w:rPr>
          <w:rFonts w:ascii="Times New Roman" w:hAnsi="Times New Roman"/>
          <w:sz w:val="24"/>
          <w:szCs w:val="24"/>
          <w:lang w:val="en-US"/>
        </w:rPr>
        <w:t>Tp</w:t>
      </w:r>
      <w:proofErr w:type="spellEnd"/>
      <w:r w:rsidR="004C683E">
        <w:rPr>
          <w:rFonts w:ascii="Times New Roman" w:hAnsi="Times New Roman"/>
          <w:sz w:val="24"/>
          <w:szCs w:val="24"/>
          <w:lang w:val="en-US"/>
        </w:rPr>
        <w:t xml:space="preserve"> is calculated by Eq.</w:t>
      </w:r>
      <w:r w:rsidR="00086A89">
        <w:rPr>
          <w:rFonts w:ascii="Times New Roman" w:hAnsi="Times New Roman" w:hint="eastAsia"/>
          <w:sz w:val="24"/>
          <w:szCs w:val="24"/>
          <w:lang w:val="en-US"/>
        </w:rPr>
        <w:t xml:space="preserve"> </w:t>
      </w:r>
      <w:r w:rsidR="004C683E">
        <w:rPr>
          <w:rFonts w:ascii="Times New Roman" w:hAnsi="Times New Roman"/>
          <w:sz w:val="24"/>
          <w:szCs w:val="24"/>
          <w:lang w:val="en-US"/>
        </w:rPr>
        <w:t>(</w:t>
      </w:r>
      <w:r w:rsidR="0074501B">
        <w:rPr>
          <w:rFonts w:ascii="Times New Roman" w:hAnsi="Times New Roman" w:hint="eastAsia"/>
          <w:sz w:val="24"/>
          <w:szCs w:val="24"/>
          <w:lang w:val="en-US"/>
        </w:rPr>
        <w:t>13</w:t>
      </w:r>
      <w:r w:rsidR="004C683E">
        <w:rPr>
          <w:rFonts w:ascii="Times New Roman" w:hAnsi="Times New Roman"/>
          <w:sz w:val="24"/>
          <w:szCs w:val="24"/>
          <w:lang w:val="en-US"/>
        </w:rPr>
        <w:t>).</w:t>
      </w:r>
      <w:r w:rsidR="00B24A2F">
        <w:rPr>
          <w:rFonts w:ascii="Times New Roman" w:hAnsi="Times New Roman"/>
          <w:sz w:val="24"/>
          <w:szCs w:val="24"/>
          <w:lang w:val="en-US"/>
        </w:rPr>
        <w:t xml:space="preserve"> One environment condition is chosen from the 50-year contour surface.</w:t>
      </w:r>
      <w:r w:rsidR="004C683E">
        <w:rPr>
          <w:rFonts w:ascii="Times New Roman" w:hAnsi="Times New Roman"/>
          <w:sz w:val="24"/>
          <w:szCs w:val="24"/>
          <w:lang w:val="en-US"/>
        </w:rPr>
        <w:t xml:space="preserve"> The wind speed is extrapolated to the nacelle height using a power law of 0.14 and a 10% increase is applied to scale the 1-hour average wind speed to a 10-min average wind speed</w:t>
      </w:r>
      <w:r w:rsidR="00196B71">
        <w:rPr>
          <w:rFonts w:ascii="Times New Roman" w:hAnsi="Times New Roman"/>
          <w:sz w:val="24"/>
          <w:szCs w:val="24"/>
          <w:lang w:val="en-US"/>
        </w:rPr>
        <w:fldChar w:fldCharType="begin"/>
      </w:r>
      <w:r w:rsidR="000A42DC">
        <w:rPr>
          <w:rFonts w:ascii="Times New Roman" w:hAnsi="Times New Roman"/>
          <w:sz w:val="24"/>
          <w:szCs w:val="24"/>
          <w:lang w:val="en-US"/>
        </w:rPr>
        <w:instrText xml:space="preserve"> ADDIN EN.CITE &lt;EndNote&gt;&lt;Cite&gt;&lt;Author&gt;Karimirad&lt;/Author&gt;&lt;Year&gt;2011&lt;/Year&gt;&lt;RecNum&gt;164&lt;/RecNum&gt;&lt;DisplayText&gt;[16]&lt;/DisplayText&gt;&lt;record&gt;&lt;rec-number&gt;164&lt;/rec-number&gt;&lt;foreign-keys&gt;&lt;key app="EN" db-id="tsx5rd0xkw5tswesdpwv0f2zfxwrdw09zrwe"&gt;164&lt;/key&gt;&lt;/foreign-key</w:instrText>
      </w:r>
      <w:r w:rsidR="000A42DC">
        <w:rPr>
          <w:rFonts w:ascii="Times New Roman" w:hAnsi="Times New Roman" w:hint="eastAsia"/>
          <w:sz w:val="24"/>
          <w:szCs w:val="24"/>
          <w:lang w:val="en-US"/>
        </w:rPr>
        <w:instrText>s&gt;&lt;ref-type name="Journal Article"&gt;17&lt;/ref-type&gt;&lt;contributors&gt;&lt;authors&gt;&lt;author&gt;Karimirad, M.&lt;/author&gt;&lt;author&gt;Moan, T.&lt;/author&gt;&lt;/authors&gt;&lt;/contributors&gt;&lt;titles&gt;&lt;title&gt;Wave and Wind Induced Dynamic Response of a Spar</w:instrText>
      </w:r>
      <w:r w:rsidR="000A42DC">
        <w:rPr>
          <w:rFonts w:ascii="Times New Roman" w:hAnsi="Times New Roman" w:hint="eastAsia"/>
          <w:sz w:val="24"/>
          <w:szCs w:val="24"/>
          <w:lang w:val="en-US"/>
        </w:rPr>
        <w:instrText>‐</w:instrText>
      </w:r>
      <w:r w:rsidR="000A42DC">
        <w:rPr>
          <w:rFonts w:ascii="Times New Roman" w:hAnsi="Times New Roman" w:hint="eastAsia"/>
          <w:sz w:val="24"/>
          <w:szCs w:val="24"/>
          <w:lang w:val="en-US"/>
        </w:rPr>
        <w:instrText>Type Offshore Wind Turbine&lt;/title&gt;&lt;secon</w:instrText>
      </w:r>
      <w:r w:rsidR="000A42DC">
        <w:rPr>
          <w:rFonts w:ascii="Times New Roman" w:hAnsi="Times New Roman"/>
          <w:sz w:val="24"/>
          <w:szCs w:val="24"/>
          <w:lang w:val="en-US"/>
        </w:rPr>
        <w:instrText>dary-title&gt;Journal of Waterway, Port, Coastal, and Ocean Engineering&lt;/secondary-title&gt;&lt;/titles&gt;&lt;periodical&gt;&lt;full-title&gt;Journal of Waterway, Port, Coastal, and Ocean Engineering&lt;/full-title&gt;&lt;/periodical&gt;&lt;pages&gt;55&lt;/pages&gt;&lt;volume&gt;1&lt;/volume&gt;&lt;number&gt;1&lt;/number&gt;&lt;dates&gt;&lt;year&gt;2011&lt;/year&gt;&lt;/dates&gt;&lt;isbn&gt;0733-950X&lt;/isbn&gt;&lt;urls&gt;&lt;/urls&gt;&lt;/record&gt;&lt;/Cite&gt;&lt;/EndNote&gt;</w:instrText>
      </w:r>
      <w:r w:rsidR="00196B71">
        <w:rPr>
          <w:rFonts w:ascii="Times New Roman" w:hAnsi="Times New Roman"/>
          <w:sz w:val="24"/>
          <w:szCs w:val="24"/>
          <w:lang w:val="en-US"/>
        </w:rPr>
        <w:fldChar w:fldCharType="separate"/>
      </w:r>
      <w:r w:rsidR="000A42DC">
        <w:rPr>
          <w:rFonts w:ascii="Times New Roman" w:hAnsi="Times New Roman"/>
          <w:noProof/>
          <w:sz w:val="24"/>
          <w:szCs w:val="24"/>
          <w:lang w:val="en-US"/>
        </w:rPr>
        <w:t>[</w:t>
      </w:r>
      <w:hyperlink w:anchor="_ENREF_16" w:tooltip="Karimirad, 2011 #164" w:history="1">
        <w:r w:rsidR="000A42DC">
          <w:rPr>
            <w:rFonts w:ascii="Times New Roman" w:hAnsi="Times New Roman"/>
            <w:noProof/>
            <w:sz w:val="24"/>
            <w:szCs w:val="24"/>
            <w:lang w:val="en-US"/>
          </w:rPr>
          <w:t>16</w:t>
        </w:r>
      </w:hyperlink>
      <w:r w:rsidR="000A42DC">
        <w:rPr>
          <w:rFonts w:ascii="Times New Roman" w:hAnsi="Times New Roman"/>
          <w:noProof/>
          <w:sz w:val="24"/>
          <w:szCs w:val="24"/>
          <w:lang w:val="en-US"/>
        </w:rPr>
        <w:t>]</w:t>
      </w:r>
      <w:r w:rsidR="00196B71">
        <w:rPr>
          <w:rFonts w:ascii="Times New Roman" w:hAnsi="Times New Roman"/>
          <w:sz w:val="24"/>
          <w:szCs w:val="24"/>
          <w:lang w:val="en-US"/>
        </w:rPr>
        <w:fldChar w:fldCharType="end"/>
      </w:r>
      <w:r w:rsidR="004C683E">
        <w:rPr>
          <w:rFonts w:ascii="Times New Roman" w:hAnsi="Times New Roman"/>
          <w:sz w:val="24"/>
          <w:szCs w:val="24"/>
          <w:lang w:val="en-US"/>
        </w:rPr>
        <w:t>.</w:t>
      </w:r>
      <w:r w:rsidR="00147250">
        <w:rPr>
          <w:rFonts w:ascii="Times New Roman" w:hAnsi="Times New Roman"/>
          <w:sz w:val="24"/>
          <w:szCs w:val="24"/>
          <w:lang w:val="en-US"/>
        </w:rPr>
        <w:t xml:space="preserve"> </w:t>
      </w:r>
      <w:r w:rsidR="004F5589">
        <w:rPr>
          <w:rFonts w:ascii="Times New Roman" w:hAnsi="Times New Roman"/>
          <w:sz w:val="24"/>
          <w:szCs w:val="24"/>
          <w:lang w:val="en-US"/>
        </w:rPr>
        <w:t>1-</w:t>
      </w:r>
      <w:r w:rsidR="00147250">
        <w:rPr>
          <w:rFonts w:ascii="Times New Roman" w:hAnsi="Times New Roman"/>
          <w:sz w:val="24"/>
          <w:szCs w:val="24"/>
          <w:lang w:val="en-US"/>
        </w:rPr>
        <w:t>hour simulation is carried out</w:t>
      </w:r>
      <w:r w:rsidR="001275CD">
        <w:rPr>
          <w:rFonts w:ascii="Times New Roman" w:hAnsi="Times New Roman" w:hint="eastAsia"/>
          <w:sz w:val="24"/>
          <w:szCs w:val="24"/>
          <w:lang w:val="en-US"/>
        </w:rPr>
        <w:t xml:space="preserve"> for each case and the transient part in the simulation results is removed</w:t>
      </w:r>
      <w:r w:rsidR="00147250">
        <w:rPr>
          <w:rFonts w:ascii="Times New Roman" w:hAnsi="Times New Roman"/>
          <w:sz w:val="24"/>
          <w:szCs w:val="24"/>
          <w:lang w:val="en-US"/>
        </w:rPr>
        <w:t>.</w:t>
      </w:r>
    </w:p>
    <w:p w:rsidR="001A0375" w:rsidDel="001A0375" w:rsidRDefault="004C683E" w:rsidP="001A0375">
      <w:pPr>
        <w:autoSpaceDE w:val="0"/>
        <w:autoSpaceDN w:val="0"/>
        <w:adjustRightInd w:val="0"/>
        <w:spacing w:after="0" w:line="240" w:lineRule="auto"/>
        <w:jc w:val="both"/>
        <w:rPr>
          <w:del w:id="358" w:author="jiangzhiy" w:date="2011-12-04T19:03:00Z"/>
          <w:rFonts w:ascii="Times New Roman" w:hAnsi="Times New Roman"/>
          <w:sz w:val="24"/>
          <w:szCs w:val="24"/>
          <w:lang w:val="en-US"/>
        </w:rPr>
      </w:pPr>
      <w:r>
        <w:rPr>
          <w:rFonts w:ascii="Times New Roman" w:hAnsi="Times New Roman"/>
          <w:sz w:val="24"/>
          <w:szCs w:val="24"/>
          <w:lang w:val="en-US"/>
        </w:rPr>
        <w:t>In the parked cases without fault, the blades are all feathered and kept parallel to the wind direction.</w:t>
      </w:r>
      <w:r w:rsidR="00E66776">
        <w:rPr>
          <w:rFonts w:ascii="Times New Roman" w:hAnsi="Times New Roman"/>
          <w:sz w:val="24"/>
          <w:szCs w:val="24"/>
          <w:lang w:val="en-US"/>
        </w:rPr>
        <w:t xml:space="preserve"> In the parked cases with pitch mechanism fault, two fault scenarios are investigated. 1) Blade 2 is seized and flat to the wind. Blade 1 and 3 are normal and parallel to the wind direction. 2) All of the blades are seized and flat to the wind. Moreover, three different blade </w:t>
      </w:r>
      <w:del w:id="359" w:author="jiangzhiy" w:date="2011-12-04T19:07:00Z">
        <w:r w:rsidR="00E66776" w:rsidDel="00107FD6">
          <w:rPr>
            <w:rFonts w:ascii="Times New Roman" w:hAnsi="Times New Roman"/>
            <w:sz w:val="24"/>
            <w:szCs w:val="24"/>
            <w:lang w:val="en-US"/>
          </w:rPr>
          <w:delText xml:space="preserve">azimuth positions with </w:delText>
        </w:r>
      </w:del>
      <w:r w:rsidR="00E66776">
        <w:rPr>
          <w:rFonts w:ascii="Times New Roman" w:hAnsi="Times New Roman"/>
          <w:sz w:val="24"/>
          <w:szCs w:val="24"/>
          <w:lang w:val="en-US"/>
        </w:rPr>
        <w:t xml:space="preserve">azimuth angle </w:t>
      </w:r>
      <w:r w:rsidR="00E66776">
        <w:rPr>
          <w:rFonts w:ascii="Times New Roman" w:hAnsi="Times New Roman" w:cs="Times New Roman"/>
          <w:sz w:val="24"/>
          <w:szCs w:val="24"/>
          <w:lang w:val="en-US"/>
        </w:rPr>
        <w:t>γ</w:t>
      </w:r>
      <w:r w:rsidR="00B24A2F" w:rsidRPr="00B24A2F">
        <w:rPr>
          <w:rFonts w:ascii="Times New Roman" w:hAnsi="Times New Roman" w:cs="Times New Roman"/>
          <w:sz w:val="24"/>
          <w:szCs w:val="24"/>
          <w:vertAlign w:val="subscript"/>
          <w:lang w:val="en-US"/>
        </w:rPr>
        <w:t>1</w:t>
      </w:r>
      <w:r w:rsidR="00E66776">
        <w:rPr>
          <w:rFonts w:ascii="Times New Roman" w:hAnsi="Times New Roman"/>
          <w:sz w:val="24"/>
          <w:szCs w:val="24"/>
          <w:lang w:val="en-US"/>
        </w:rPr>
        <w:t>=0, 30 and 60 deg are investigated (Fig.</w:t>
      </w:r>
      <w:r w:rsidR="0074501B">
        <w:rPr>
          <w:rFonts w:ascii="Times New Roman" w:hAnsi="Times New Roman" w:hint="eastAsia"/>
          <w:sz w:val="24"/>
          <w:szCs w:val="24"/>
          <w:lang w:val="en-US"/>
        </w:rPr>
        <w:t xml:space="preserve"> 2</w:t>
      </w:r>
      <w:r w:rsidR="00E66776">
        <w:rPr>
          <w:rFonts w:ascii="Times New Roman" w:hAnsi="Times New Roman"/>
          <w:sz w:val="24"/>
          <w:szCs w:val="24"/>
          <w:lang w:val="en-US"/>
        </w:rPr>
        <w:t>).</w:t>
      </w:r>
      <w:ins w:id="360" w:author="jiangzhiy" w:date="2011-12-04T19:19:00Z">
        <w:r w:rsidR="00312FA7">
          <w:rPr>
            <w:rFonts w:ascii="Times New Roman" w:hAnsi="Times New Roman" w:hint="eastAsia"/>
            <w:sz w:val="24"/>
            <w:szCs w:val="24"/>
            <w:lang w:val="en-US"/>
          </w:rPr>
          <w:t xml:space="preserve"> </w:t>
        </w:r>
      </w:ins>
      <w:del w:id="361" w:author="jiangzhiy" w:date="2011-12-04T19:20:00Z">
        <w:r w:rsidR="00CD78CF" w:rsidDel="00312FA7">
          <w:rPr>
            <w:rFonts w:ascii="Times New Roman" w:hAnsi="Times New Roman" w:hint="eastAsia"/>
            <w:sz w:val="24"/>
            <w:szCs w:val="24"/>
            <w:lang w:val="en-US"/>
          </w:rPr>
          <w:delText xml:space="preserve"> </w:delText>
        </w:r>
      </w:del>
      <w:r w:rsidR="00CD78CF">
        <w:rPr>
          <w:rFonts w:ascii="Times New Roman" w:hAnsi="Times New Roman" w:hint="eastAsia"/>
          <w:sz w:val="24"/>
          <w:szCs w:val="24"/>
          <w:lang w:val="en-US"/>
        </w:rPr>
        <w:t>As illustrated in Fig.</w:t>
      </w:r>
      <w:del w:id="362" w:author="jiangzhiy" w:date="2011-12-04T19:02:00Z">
        <w:r w:rsidR="00CD78CF" w:rsidDel="001A0375">
          <w:rPr>
            <w:rFonts w:ascii="Times New Roman" w:hAnsi="Times New Roman" w:hint="eastAsia"/>
            <w:sz w:val="24"/>
            <w:szCs w:val="24"/>
            <w:lang w:val="en-US"/>
          </w:rPr>
          <w:delText>13</w:delText>
        </w:r>
      </w:del>
      <w:ins w:id="363" w:author="jiangzhiy" w:date="2011-12-04T19:02:00Z">
        <w:r w:rsidR="001A0375">
          <w:rPr>
            <w:rFonts w:ascii="Times New Roman" w:hAnsi="Times New Roman" w:hint="eastAsia"/>
            <w:sz w:val="24"/>
            <w:szCs w:val="24"/>
            <w:lang w:val="en-US"/>
          </w:rPr>
          <w:t>15</w:t>
        </w:r>
      </w:ins>
      <w:r w:rsidR="00CD78CF">
        <w:rPr>
          <w:rFonts w:ascii="Times New Roman" w:hAnsi="Times New Roman" w:hint="eastAsia"/>
          <w:sz w:val="24"/>
          <w:szCs w:val="24"/>
          <w:lang w:val="en-US"/>
        </w:rPr>
        <w:t>,</w:t>
      </w:r>
      <w:ins w:id="364" w:author="jiangzhiy" w:date="2011-12-04T19:03:00Z">
        <w:r w:rsidR="001A0375">
          <w:rPr>
            <w:rFonts w:ascii="Times New Roman" w:hAnsi="Times New Roman" w:hint="eastAsia"/>
            <w:sz w:val="24"/>
            <w:szCs w:val="24"/>
            <w:lang w:val="en-US"/>
          </w:rPr>
          <w:t xml:space="preserve"> </w:t>
        </w:r>
      </w:ins>
      <w:moveToRangeStart w:id="365" w:author="jiangzhiy" w:date="2011-12-04T19:03:00Z" w:name="move310788712"/>
      <w:moveTo w:id="366" w:author="jiangzhiy" w:date="2011-12-04T19:03:00Z">
        <w:del w:id="367" w:author="jiangzhiy" w:date="2011-12-04T19:03:00Z">
          <w:r w:rsidR="001A0375" w:rsidDel="001A0375">
            <w:rPr>
              <w:rFonts w:ascii="Times New Roman" w:hAnsi="Times New Roman" w:hint="eastAsia"/>
              <w:sz w:val="24"/>
              <w:szCs w:val="24"/>
              <w:lang w:val="en-US"/>
            </w:rPr>
            <w:delText>W</w:delText>
          </w:r>
        </w:del>
      </w:moveTo>
      <w:ins w:id="368" w:author="jiangzhiy" w:date="2011-12-04T19:03:00Z">
        <w:r w:rsidR="001A0375">
          <w:rPr>
            <w:rFonts w:ascii="Times New Roman" w:hAnsi="Times New Roman" w:hint="eastAsia"/>
            <w:sz w:val="24"/>
            <w:szCs w:val="24"/>
            <w:lang w:val="en-US"/>
          </w:rPr>
          <w:t>w</w:t>
        </w:r>
      </w:ins>
      <w:moveTo w:id="369" w:author="jiangzhiy" w:date="2011-12-04T19:03:00Z">
        <w:r w:rsidR="001A0375">
          <w:rPr>
            <w:rFonts w:ascii="Times New Roman" w:hAnsi="Times New Roman"/>
            <w:sz w:val="24"/>
            <w:szCs w:val="24"/>
            <w:lang w:val="en-US"/>
          </w:rPr>
          <w:t xml:space="preserve">ind direction is kept constant. </w:t>
        </w:r>
      </w:moveTo>
    </w:p>
    <w:moveToRangeEnd w:id="365"/>
    <w:p w:rsidR="004C683E" w:rsidDel="001A0375" w:rsidRDefault="00E66776" w:rsidP="004C683E">
      <w:pPr>
        <w:autoSpaceDE w:val="0"/>
        <w:autoSpaceDN w:val="0"/>
        <w:adjustRightInd w:val="0"/>
        <w:spacing w:after="0" w:line="240" w:lineRule="auto"/>
        <w:jc w:val="both"/>
        <w:rPr>
          <w:rFonts w:ascii="Times New Roman" w:hAnsi="Times New Roman"/>
          <w:sz w:val="24"/>
          <w:szCs w:val="24"/>
          <w:lang w:val="en-US"/>
        </w:rPr>
      </w:pPr>
      <w:del w:id="370" w:author="jiangzhiy" w:date="2011-12-04T19:03:00Z">
        <w:r w:rsidDel="001A0375">
          <w:rPr>
            <w:rFonts w:ascii="Times New Roman" w:hAnsi="Times New Roman"/>
            <w:sz w:val="24"/>
            <w:szCs w:val="24"/>
            <w:lang w:val="en-US"/>
          </w:rPr>
          <w:delText xml:space="preserve"> </w:delText>
        </w:r>
      </w:del>
      <w:ins w:id="371" w:author="jiangzhiy" w:date="2011-12-04T19:03:00Z">
        <w:r w:rsidR="001A0375">
          <w:rPr>
            <w:rFonts w:ascii="Times New Roman" w:hAnsi="Times New Roman" w:hint="eastAsia"/>
            <w:sz w:val="24"/>
            <w:szCs w:val="24"/>
            <w:lang w:val="en-US"/>
          </w:rPr>
          <w:t>W</w:t>
        </w:r>
      </w:ins>
      <w:del w:id="372" w:author="jiangzhiy" w:date="2011-12-04T19:03:00Z">
        <w:r w:rsidR="004F5589" w:rsidDel="001A0375">
          <w:rPr>
            <w:rFonts w:ascii="Times New Roman" w:hAnsi="Times New Roman"/>
            <w:sz w:val="24"/>
            <w:szCs w:val="24"/>
            <w:lang w:val="en-US"/>
          </w:rPr>
          <w:delText>w</w:delText>
        </w:r>
      </w:del>
      <w:r w:rsidR="00523AB3">
        <w:rPr>
          <w:rFonts w:ascii="Times New Roman" w:hAnsi="Times New Roman"/>
          <w:sz w:val="24"/>
          <w:szCs w:val="24"/>
          <w:lang w:val="en-US"/>
        </w:rPr>
        <w:t xml:space="preserve">ave </w:t>
      </w:r>
      <w:r w:rsidR="00926A57">
        <w:rPr>
          <w:rFonts w:ascii="Times New Roman" w:hAnsi="Times New Roman"/>
          <w:sz w:val="24"/>
          <w:szCs w:val="24"/>
          <w:lang w:val="en-US"/>
        </w:rPr>
        <w:t>misalignment</w:t>
      </w:r>
      <w:ins w:id="373" w:author="jiangzhiy" w:date="2011-12-04T19:03:00Z">
        <w:r w:rsidR="001A0375">
          <w:rPr>
            <w:rFonts w:ascii="Times New Roman" w:hAnsi="Times New Roman" w:hint="eastAsia"/>
            <w:sz w:val="24"/>
            <w:szCs w:val="24"/>
            <w:lang w:val="en-US"/>
          </w:rPr>
          <w:t xml:space="preserve"> from the wind direction,</w:t>
        </w:r>
      </w:ins>
      <w:r w:rsidR="00523AB3">
        <w:rPr>
          <w:rFonts w:ascii="Times New Roman" w:hAnsi="Times New Roman"/>
          <w:sz w:val="24"/>
          <w:szCs w:val="24"/>
          <w:lang w:val="en-US"/>
        </w:rPr>
        <w:t xml:space="preserve"> </w:t>
      </w:r>
      <w:r w:rsidR="00523AB3">
        <w:rPr>
          <w:rFonts w:ascii="Times New Roman" w:hAnsi="Times New Roman" w:cs="Times New Roman"/>
          <w:sz w:val="24"/>
          <w:szCs w:val="24"/>
          <w:lang w:val="en-US"/>
        </w:rPr>
        <w:t>γ</w:t>
      </w:r>
      <w:r w:rsidR="00523AB3">
        <w:rPr>
          <w:rFonts w:ascii="Times New Roman" w:hAnsi="Times New Roman" w:cs="Times New Roman"/>
          <w:sz w:val="24"/>
          <w:szCs w:val="24"/>
          <w:vertAlign w:val="subscript"/>
          <w:lang w:val="en-US"/>
        </w:rPr>
        <w:t>2</w:t>
      </w:r>
      <w:r w:rsidR="00523AB3">
        <w:rPr>
          <w:rFonts w:ascii="Times New Roman" w:hAnsi="Times New Roman"/>
          <w:sz w:val="24"/>
          <w:szCs w:val="24"/>
          <w:lang w:val="en-US"/>
        </w:rPr>
        <w:t xml:space="preserve">=0, 45 and 90 deg </w:t>
      </w:r>
      <w:r w:rsidR="0074501B">
        <w:rPr>
          <w:rFonts w:ascii="Times New Roman" w:hAnsi="Times New Roman"/>
          <w:sz w:val="24"/>
          <w:szCs w:val="24"/>
          <w:lang w:val="en-US"/>
        </w:rPr>
        <w:t>is</w:t>
      </w:r>
      <w:r w:rsidR="00523AB3">
        <w:rPr>
          <w:rFonts w:ascii="Times New Roman" w:hAnsi="Times New Roman"/>
          <w:sz w:val="24"/>
          <w:szCs w:val="24"/>
          <w:lang w:val="en-US"/>
        </w:rPr>
        <w:t xml:space="preserve"> considered.</w:t>
      </w:r>
      <w:r w:rsidR="002C5C40">
        <w:rPr>
          <w:rFonts w:ascii="Times New Roman" w:hAnsi="Times New Roman"/>
          <w:sz w:val="24"/>
          <w:szCs w:val="24"/>
          <w:lang w:val="en-US"/>
        </w:rPr>
        <w:t xml:space="preserve"> </w:t>
      </w:r>
      <w:moveFromRangeStart w:id="374" w:author="jiangzhiy" w:date="2011-12-04T19:03:00Z" w:name="move310788712"/>
      <w:moveFrom w:id="375" w:author="jiangzhiy" w:date="2011-12-04T19:03:00Z">
        <w:r w:rsidR="0074501B" w:rsidDel="001A0375">
          <w:rPr>
            <w:rFonts w:ascii="Times New Roman" w:hAnsi="Times New Roman" w:hint="eastAsia"/>
            <w:sz w:val="24"/>
            <w:szCs w:val="24"/>
            <w:lang w:val="en-US"/>
          </w:rPr>
          <w:t>W</w:t>
        </w:r>
        <w:r w:rsidDel="001A0375">
          <w:rPr>
            <w:rFonts w:ascii="Times New Roman" w:hAnsi="Times New Roman"/>
            <w:sz w:val="24"/>
            <w:szCs w:val="24"/>
            <w:lang w:val="en-US"/>
          </w:rPr>
          <w:t>ind direction is kept con</w:t>
        </w:r>
        <w:r w:rsidR="00523AB3" w:rsidDel="001A0375">
          <w:rPr>
            <w:rFonts w:ascii="Times New Roman" w:hAnsi="Times New Roman"/>
            <w:sz w:val="24"/>
            <w:szCs w:val="24"/>
            <w:lang w:val="en-US"/>
          </w:rPr>
          <w:t xml:space="preserve">stant. </w:t>
        </w:r>
      </w:moveFrom>
    </w:p>
    <w:moveFromRangeEnd w:id="374"/>
    <w:p w:rsidR="00F65552" w:rsidRDefault="00F65552" w:rsidP="004C683E">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sz w:val="24"/>
          <w:szCs w:val="24"/>
          <w:lang w:val="en-US"/>
        </w:rPr>
        <w:t xml:space="preserve">There are four </w:t>
      </w:r>
      <w:r w:rsidR="00820EC7">
        <w:rPr>
          <w:rFonts w:ascii="Times New Roman" w:hAnsi="Times New Roman"/>
          <w:sz w:val="24"/>
          <w:szCs w:val="24"/>
          <w:lang w:val="en-US"/>
        </w:rPr>
        <w:t>categories</w:t>
      </w:r>
      <w:r w:rsidR="004F5589">
        <w:rPr>
          <w:rFonts w:ascii="Times New Roman" w:hAnsi="Times New Roman"/>
          <w:sz w:val="24"/>
          <w:szCs w:val="24"/>
          <w:lang w:val="en-US"/>
        </w:rPr>
        <w:t xml:space="preserve"> of sea state</w:t>
      </w:r>
      <w:r w:rsidR="00820EC7">
        <w:rPr>
          <w:rFonts w:ascii="Times New Roman" w:hAnsi="Times New Roman"/>
          <w:sz w:val="24"/>
          <w:szCs w:val="24"/>
          <w:lang w:val="en-US"/>
        </w:rPr>
        <w:t xml:space="preserve"> as shown in Table 3. </w:t>
      </w:r>
      <w:r w:rsidR="0004519C">
        <w:rPr>
          <w:rFonts w:ascii="Times New Roman" w:hAnsi="Times New Roman"/>
          <w:sz w:val="24"/>
          <w:szCs w:val="24"/>
          <w:lang w:val="en-US"/>
        </w:rPr>
        <w:t>Sea state</w:t>
      </w:r>
      <w:r w:rsidR="00820EC7">
        <w:rPr>
          <w:rFonts w:ascii="Times New Roman" w:hAnsi="Times New Roman"/>
          <w:sz w:val="24"/>
          <w:szCs w:val="24"/>
          <w:lang w:val="en-US"/>
        </w:rPr>
        <w:t xml:space="preserve"> A, B and C correspond to the 1-year environmental condition. D corresponds to the 50-year</w:t>
      </w:r>
      <w:del w:id="376" w:author="jiangzhiy" w:date="2011-12-04T19:03:00Z">
        <w:r w:rsidR="00820EC7" w:rsidDel="001A0375">
          <w:rPr>
            <w:rFonts w:ascii="Times New Roman" w:hAnsi="Times New Roman"/>
            <w:sz w:val="24"/>
            <w:szCs w:val="24"/>
            <w:lang w:val="en-US"/>
          </w:rPr>
          <w:delText xml:space="preserve"> condition</w:delText>
        </w:r>
      </w:del>
      <w:r w:rsidR="00820EC7">
        <w:rPr>
          <w:rFonts w:ascii="Times New Roman" w:hAnsi="Times New Roman"/>
          <w:sz w:val="24"/>
          <w:szCs w:val="24"/>
          <w:lang w:val="en-US"/>
        </w:rPr>
        <w:t>. In the column of</w:t>
      </w:r>
      <w:r>
        <w:rPr>
          <w:rFonts w:ascii="Times New Roman" w:hAnsi="Times New Roman"/>
          <w:sz w:val="24"/>
          <w:szCs w:val="24"/>
          <w:lang w:val="en-US"/>
        </w:rPr>
        <w:t xml:space="preserve"> fault type</w:t>
      </w:r>
      <w:r w:rsidR="00820EC7">
        <w:rPr>
          <w:rFonts w:ascii="Times New Roman" w:hAnsi="Times New Roman"/>
          <w:sz w:val="24"/>
          <w:szCs w:val="24"/>
          <w:lang w:val="en-US"/>
        </w:rPr>
        <w:t>,</w:t>
      </w:r>
      <w:r>
        <w:rPr>
          <w:rFonts w:ascii="Times New Roman" w:hAnsi="Times New Roman"/>
          <w:sz w:val="24"/>
          <w:szCs w:val="24"/>
          <w:lang w:val="en-US"/>
        </w:rPr>
        <w:t xml:space="preserve"> 0 refers to the normal parked cases</w:t>
      </w:r>
      <w:r w:rsidR="0091590B">
        <w:rPr>
          <w:rFonts w:ascii="Times New Roman" w:hAnsi="Times New Roman"/>
          <w:sz w:val="24"/>
          <w:szCs w:val="24"/>
          <w:lang w:val="en-US"/>
        </w:rPr>
        <w:t xml:space="preserve"> with </w:t>
      </w:r>
      <w:r w:rsidR="00CD78CF">
        <w:rPr>
          <w:rFonts w:ascii="Times New Roman" w:hAnsi="Times New Roman" w:hint="eastAsia"/>
          <w:sz w:val="24"/>
          <w:szCs w:val="24"/>
          <w:lang w:val="en-US"/>
        </w:rPr>
        <w:t xml:space="preserve">three </w:t>
      </w:r>
      <w:r w:rsidR="0091590B">
        <w:rPr>
          <w:rFonts w:ascii="Times New Roman" w:hAnsi="Times New Roman"/>
          <w:sz w:val="24"/>
          <w:szCs w:val="24"/>
          <w:lang w:val="en-US"/>
        </w:rPr>
        <w:t>blades feathered</w:t>
      </w:r>
      <w:r w:rsidR="00820EC7">
        <w:rPr>
          <w:rFonts w:ascii="Times New Roman" w:hAnsi="Times New Roman"/>
          <w:sz w:val="24"/>
          <w:szCs w:val="24"/>
          <w:lang w:val="en-US"/>
        </w:rPr>
        <w:t>;</w:t>
      </w:r>
      <w:r>
        <w:rPr>
          <w:rFonts w:ascii="Times New Roman" w:hAnsi="Times New Roman"/>
          <w:sz w:val="24"/>
          <w:szCs w:val="24"/>
          <w:lang w:val="en-US"/>
        </w:rPr>
        <w:t xml:space="preserve"> 1 and 3 corresponds to the cases with one</w:t>
      </w:r>
      <w:r w:rsidR="001F4C9A">
        <w:rPr>
          <w:rFonts w:ascii="Times New Roman" w:hAnsi="Times New Roman"/>
          <w:sz w:val="24"/>
          <w:szCs w:val="24"/>
          <w:lang w:val="en-US"/>
        </w:rPr>
        <w:t xml:space="preserve"> blade</w:t>
      </w:r>
      <w:r>
        <w:rPr>
          <w:rFonts w:ascii="Times New Roman" w:hAnsi="Times New Roman"/>
          <w:sz w:val="24"/>
          <w:szCs w:val="24"/>
          <w:lang w:val="en-US"/>
        </w:rPr>
        <w:t xml:space="preserve"> </w:t>
      </w:r>
      <w:r w:rsidR="001F4C9A">
        <w:rPr>
          <w:rFonts w:ascii="Times New Roman" w:hAnsi="Times New Roman"/>
          <w:sz w:val="24"/>
          <w:szCs w:val="24"/>
          <w:lang w:val="en-US"/>
        </w:rPr>
        <w:t xml:space="preserve">(blade 2) </w:t>
      </w:r>
      <w:r>
        <w:rPr>
          <w:rFonts w:ascii="Times New Roman" w:hAnsi="Times New Roman"/>
          <w:sz w:val="24"/>
          <w:szCs w:val="24"/>
          <w:lang w:val="en-US"/>
        </w:rPr>
        <w:t>and three blades seized respectively.</w:t>
      </w:r>
      <w:r w:rsidR="00820EC7">
        <w:rPr>
          <w:rFonts w:ascii="Times New Roman" w:hAnsi="Times New Roman"/>
          <w:sz w:val="24"/>
          <w:szCs w:val="24"/>
          <w:lang w:val="en-US"/>
        </w:rPr>
        <w:t xml:space="preserve"> </w:t>
      </w:r>
      <w:r w:rsidR="001F4C9A">
        <w:rPr>
          <w:rFonts w:ascii="Times New Roman" w:hAnsi="Times New Roman"/>
          <w:sz w:val="24"/>
          <w:szCs w:val="24"/>
          <w:lang w:val="en-US"/>
        </w:rPr>
        <w:t xml:space="preserve"> </w:t>
      </w:r>
    </w:p>
    <w:p w:rsidR="00F65552" w:rsidRDefault="00F65552" w:rsidP="004C683E">
      <w:pPr>
        <w:autoSpaceDE w:val="0"/>
        <w:autoSpaceDN w:val="0"/>
        <w:adjustRightInd w:val="0"/>
        <w:spacing w:after="0" w:line="240" w:lineRule="auto"/>
        <w:jc w:val="both"/>
        <w:rPr>
          <w:rFonts w:ascii="Times New Roman" w:hAnsi="Times New Roman"/>
          <w:sz w:val="24"/>
          <w:szCs w:val="24"/>
          <w:lang w:val="en-US"/>
        </w:rPr>
      </w:pPr>
    </w:p>
    <w:p w:rsidR="00F65552" w:rsidRPr="005E6358" w:rsidRDefault="00F65552" w:rsidP="004C683E">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sz w:val="24"/>
          <w:szCs w:val="24"/>
          <w:lang w:val="en-US"/>
        </w:rPr>
        <w:t>Table</w:t>
      </w:r>
      <w:r w:rsidR="005619AF">
        <w:rPr>
          <w:rFonts w:ascii="Times New Roman" w:hAnsi="Times New Roman" w:hint="eastAsia"/>
          <w:sz w:val="24"/>
          <w:szCs w:val="24"/>
          <w:lang w:val="en-US"/>
        </w:rPr>
        <w:t xml:space="preserve"> </w:t>
      </w:r>
      <w:r>
        <w:rPr>
          <w:rFonts w:ascii="Times New Roman" w:hAnsi="Times New Roman"/>
          <w:sz w:val="24"/>
          <w:szCs w:val="24"/>
          <w:lang w:val="en-US"/>
        </w:rPr>
        <w:t xml:space="preserve">3 </w:t>
      </w:r>
      <w:r w:rsidR="005619AF">
        <w:rPr>
          <w:rFonts w:ascii="Times New Roman" w:hAnsi="Times New Roman" w:hint="eastAsia"/>
          <w:sz w:val="24"/>
          <w:szCs w:val="24"/>
          <w:lang w:val="en-US"/>
        </w:rPr>
        <w:t>L</w:t>
      </w:r>
      <w:r>
        <w:rPr>
          <w:rFonts w:ascii="Times New Roman" w:hAnsi="Times New Roman"/>
          <w:sz w:val="24"/>
          <w:szCs w:val="24"/>
          <w:lang w:val="en-US"/>
        </w:rPr>
        <w:t>oad cases for parked conditions</w:t>
      </w:r>
    </w:p>
    <w:tbl>
      <w:tblPr>
        <w:tblW w:w="9380" w:type="dxa"/>
        <w:tblCellMar>
          <w:left w:w="0" w:type="dxa"/>
          <w:right w:w="0" w:type="dxa"/>
        </w:tblCellMar>
        <w:tblLook w:val="04A0"/>
      </w:tblPr>
      <w:tblGrid>
        <w:gridCol w:w="1020"/>
        <w:gridCol w:w="820"/>
        <w:gridCol w:w="727"/>
        <w:gridCol w:w="567"/>
        <w:gridCol w:w="425"/>
        <w:gridCol w:w="2268"/>
        <w:gridCol w:w="2410"/>
        <w:gridCol w:w="1143"/>
      </w:tblGrid>
      <w:tr w:rsidR="00313724" w:rsidRPr="00313724" w:rsidTr="001275CD">
        <w:trPr>
          <w:trHeight w:val="519"/>
        </w:trPr>
        <w:tc>
          <w:tcPr>
            <w:tcW w:w="1020" w:type="dxa"/>
            <w:tcBorders>
              <w:top w:val="single" w:sz="12" w:space="0" w:color="auto"/>
              <w:left w:val="single" w:sz="12" w:space="0" w:color="auto"/>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04519C" w:rsidP="001275CD">
            <w:pPr>
              <w:rPr>
                <w:rFonts w:ascii="Times New Roman" w:hAnsi="Times New Roman" w:cs="Times New Roman"/>
                <w:color w:val="000000"/>
              </w:rPr>
            </w:pPr>
            <w:r>
              <w:rPr>
                <w:rFonts w:ascii="Times New Roman" w:hAnsi="Times New Roman" w:cs="Times New Roman"/>
                <w:color w:val="000000"/>
                <w:lang w:val="en-US"/>
              </w:rPr>
              <w:t>Sea state</w:t>
            </w:r>
          </w:p>
        </w:tc>
        <w:tc>
          <w:tcPr>
            <w:tcW w:w="820" w:type="dxa"/>
            <w:tcBorders>
              <w:top w:val="single" w:sz="12" w:space="0" w:color="auto"/>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lang w:val="en-US"/>
              </w:rPr>
              <w:t>V (m/s)</w:t>
            </w:r>
          </w:p>
        </w:tc>
        <w:tc>
          <w:tcPr>
            <w:tcW w:w="727" w:type="dxa"/>
            <w:tcBorders>
              <w:top w:val="single" w:sz="12" w:space="0" w:color="auto"/>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lang w:val="en-US"/>
              </w:rPr>
              <w:t>Hs (m)</w:t>
            </w:r>
          </w:p>
        </w:tc>
        <w:tc>
          <w:tcPr>
            <w:tcW w:w="567" w:type="dxa"/>
            <w:tcBorders>
              <w:top w:val="single" w:sz="12" w:space="0" w:color="auto"/>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proofErr w:type="spellStart"/>
            <w:r w:rsidRPr="00313724">
              <w:rPr>
                <w:rFonts w:ascii="Times New Roman" w:hAnsi="Times New Roman" w:cs="Times New Roman"/>
                <w:color w:val="000000"/>
                <w:lang w:val="en-US"/>
              </w:rPr>
              <w:t>Tp</w:t>
            </w:r>
            <w:proofErr w:type="spellEnd"/>
            <w:r w:rsidRPr="00313724">
              <w:rPr>
                <w:rFonts w:ascii="Times New Roman" w:hAnsi="Times New Roman" w:cs="Times New Roman"/>
                <w:color w:val="000000"/>
                <w:lang w:val="en-US"/>
              </w:rPr>
              <w:t xml:space="preserve"> (s)</w:t>
            </w:r>
          </w:p>
        </w:tc>
        <w:tc>
          <w:tcPr>
            <w:tcW w:w="425" w:type="dxa"/>
            <w:tcBorders>
              <w:top w:val="single" w:sz="12" w:space="0" w:color="auto"/>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rPr>
              <w:t>I</w:t>
            </w:r>
          </w:p>
        </w:tc>
        <w:tc>
          <w:tcPr>
            <w:tcW w:w="2268" w:type="dxa"/>
            <w:tcBorders>
              <w:top w:val="single" w:sz="12" w:space="0" w:color="auto"/>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proofErr w:type="spellStart"/>
            <w:r w:rsidRPr="00313724">
              <w:rPr>
                <w:rFonts w:ascii="Times New Roman" w:hAnsi="Times New Roman" w:cs="Times New Roman"/>
                <w:color w:val="000000"/>
              </w:rPr>
              <w:t>Blade</w:t>
            </w:r>
            <w:proofErr w:type="spellEnd"/>
            <w:r w:rsidRPr="00313724">
              <w:rPr>
                <w:rFonts w:ascii="Times New Roman" w:hAnsi="Times New Roman" w:cs="Times New Roman"/>
                <w:color w:val="000000"/>
              </w:rPr>
              <w:t xml:space="preserve"> </w:t>
            </w:r>
            <w:proofErr w:type="spellStart"/>
            <w:r w:rsidR="002C5C40">
              <w:rPr>
                <w:rFonts w:ascii="Times New Roman" w:hAnsi="Times New Roman" w:cs="Times New Roman"/>
                <w:color w:val="000000"/>
              </w:rPr>
              <w:t>a</w:t>
            </w:r>
            <w:r w:rsidRPr="00313724">
              <w:rPr>
                <w:rFonts w:ascii="Times New Roman" w:hAnsi="Times New Roman" w:cs="Times New Roman"/>
                <w:color w:val="000000"/>
              </w:rPr>
              <w:t>zimuth</w:t>
            </w:r>
            <w:proofErr w:type="spellEnd"/>
            <w:r w:rsidRPr="00313724">
              <w:rPr>
                <w:rFonts w:ascii="Times New Roman" w:hAnsi="Times New Roman" w:cs="Times New Roman"/>
                <w:color w:val="000000"/>
              </w:rPr>
              <w:t xml:space="preserve"> γ</w:t>
            </w:r>
            <w:proofErr w:type="gramStart"/>
            <w:r w:rsidR="002A45B0" w:rsidRPr="00A33D98">
              <w:rPr>
                <w:rFonts w:ascii="Times New Roman" w:hAnsi="Times New Roman" w:cs="Times New Roman"/>
                <w:color w:val="000000"/>
                <w:vertAlign w:val="subscript"/>
              </w:rPr>
              <w:t>1</w:t>
            </w:r>
            <w:r w:rsidRPr="00313724">
              <w:rPr>
                <w:rFonts w:ascii="Times New Roman" w:hAnsi="Times New Roman" w:cs="Times New Roman"/>
                <w:color w:val="000000"/>
              </w:rPr>
              <w:t xml:space="preserve">  (deg</w:t>
            </w:r>
            <w:proofErr w:type="gramEnd"/>
            <w:r w:rsidRPr="00313724">
              <w:rPr>
                <w:rFonts w:ascii="Times New Roman" w:hAnsi="Times New Roman" w:cs="Times New Roman"/>
                <w:color w:val="000000"/>
              </w:rPr>
              <w:t>)</w:t>
            </w:r>
          </w:p>
        </w:tc>
        <w:tc>
          <w:tcPr>
            <w:tcW w:w="2410" w:type="dxa"/>
            <w:tcBorders>
              <w:top w:val="single" w:sz="12" w:space="0" w:color="auto"/>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926A57" w:rsidP="001275CD">
            <w:pPr>
              <w:rPr>
                <w:rFonts w:ascii="Times New Roman" w:hAnsi="Times New Roman" w:cs="Times New Roman"/>
                <w:color w:val="000000"/>
              </w:rPr>
            </w:pPr>
            <w:proofErr w:type="spellStart"/>
            <w:proofErr w:type="gramStart"/>
            <w:r>
              <w:rPr>
                <w:rFonts w:ascii="Times New Roman" w:hAnsi="Times New Roman" w:cs="Times New Roman"/>
                <w:color w:val="000000"/>
              </w:rPr>
              <w:t>Misalignment</w:t>
            </w:r>
            <w:proofErr w:type="spellEnd"/>
            <w:r w:rsidR="00313724" w:rsidRPr="00313724">
              <w:rPr>
                <w:rFonts w:ascii="Times New Roman" w:hAnsi="Times New Roman" w:cs="Times New Roman"/>
                <w:color w:val="000000"/>
              </w:rPr>
              <w:t xml:space="preserve"> </w:t>
            </w:r>
            <w:r w:rsidR="00A33D98">
              <w:rPr>
                <w:rFonts w:ascii="Times New Roman" w:hAnsi="Times New Roman" w:cs="Times New Roman"/>
                <w:color w:val="000000"/>
              </w:rPr>
              <w:t xml:space="preserve"> </w:t>
            </w:r>
            <w:r w:rsidR="00A33D98" w:rsidRPr="00313724">
              <w:rPr>
                <w:rFonts w:ascii="Times New Roman" w:hAnsi="Times New Roman" w:cs="Times New Roman"/>
                <w:color w:val="000000"/>
              </w:rPr>
              <w:t>γ</w:t>
            </w:r>
            <w:r w:rsidR="00A33D98" w:rsidRPr="00A33D98">
              <w:rPr>
                <w:rFonts w:ascii="Times New Roman" w:hAnsi="Times New Roman" w:cs="Times New Roman"/>
                <w:color w:val="000000"/>
                <w:vertAlign w:val="subscript"/>
              </w:rPr>
              <w:t>2</w:t>
            </w:r>
            <w:proofErr w:type="gramEnd"/>
            <w:r w:rsidR="002A45B0">
              <w:rPr>
                <w:rFonts w:ascii="Times New Roman" w:hAnsi="Times New Roman" w:cs="Times New Roman"/>
                <w:color w:val="000000"/>
              </w:rPr>
              <w:t xml:space="preserve"> </w:t>
            </w:r>
            <w:r w:rsidR="00313724" w:rsidRPr="00313724">
              <w:rPr>
                <w:rFonts w:ascii="Times New Roman" w:hAnsi="Times New Roman" w:cs="Times New Roman"/>
                <w:color w:val="000000"/>
              </w:rPr>
              <w:t>(deg)</w:t>
            </w:r>
          </w:p>
        </w:tc>
        <w:tc>
          <w:tcPr>
            <w:tcW w:w="1143" w:type="dxa"/>
            <w:tcBorders>
              <w:top w:val="single" w:sz="12" w:space="0" w:color="auto"/>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proofErr w:type="spellStart"/>
            <w:r w:rsidRPr="00313724">
              <w:rPr>
                <w:rFonts w:ascii="Times New Roman" w:hAnsi="Times New Roman" w:cs="Times New Roman"/>
                <w:color w:val="000000"/>
              </w:rPr>
              <w:t>Fault</w:t>
            </w:r>
            <w:proofErr w:type="spellEnd"/>
            <w:r w:rsidRPr="00313724">
              <w:rPr>
                <w:rFonts w:ascii="Times New Roman" w:hAnsi="Times New Roman" w:cs="Times New Roman"/>
                <w:color w:val="000000"/>
              </w:rPr>
              <w:t xml:space="preserve"> type</w:t>
            </w:r>
          </w:p>
        </w:tc>
      </w:tr>
      <w:tr w:rsidR="00313724" w:rsidRPr="00313724" w:rsidTr="001275CD">
        <w:trPr>
          <w:trHeight w:val="519"/>
        </w:trPr>
        <w:tc>
          <w:tcPr>
            <w:tcW w:w="1020" w:type="dxa"/>
            <w:tcBorders>
              <w:top w:val="nil"/>
              <w:left w:val="single" w:sz="12" w:space="0" w:color="auto"/>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lang w:val="en-US"/>
              </w:rPr>
              <w:t>A (1-yr)</w:t>
            </w:r>
          </w:p>
        </w:tc>
        <w:tc>
          <w:tcPr>
            <w:tcW w:w="820" w:type="dxa"/>
            <w:tcBorders>
              <w:top w:val="nil"/>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lang w:val="en-US"/>
              </w:rPr>
              <w:t>38.7</w:t>
            </w:r>
          </w:p>
        </w:tc>
        <w:tc>
          <w:tcPr>
            <w:tcW w:w="727" w:type="dxa"/>
            <w:tcBorders>
              <w:top w:val="nil"/>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lang w:val="en-US"/>
              </w:rPr>
              <w:t>11.0</w:t>
            </w:r>
          </w:p>
        </w:tc>
        <w:tc>
          <w:tcPr>
            <w:tcW w:w="567" w:type="dxa"/>
            <w:tcBorders>
              <w:top w:val="nil"/>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lang w:val="en-US"/>
              </w:rPr>
              <w:t>14.2</w:t>
            </w:r>
          </w:p>
        </w:tc>
        <w:tc>
          <w:tcPr>
            <w:tcW w:w="425" w:type="dxa"/>
            <w:tcBorders>
              <w:top w:val="nil"/>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szCs w:val="20"/>
                <w:lang w:val="en-US"/>
              </w:rPr>
              <w:t>0.12</w:t>
            </w:r>
          </w:p>
        </w:tc>
        <w:tc>
          <w:tcPr>
            <w:tcW w:w="2268"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rPr>
              <w:t>0, 30, 60</w:t>
            </w:r>
          </w:p>
        </w:tc>
        <w:tc>
          <w:tcPr>
            <w:tcW w:w="2410"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rPr>
              <w:t>0, 45, 90</w:t>
            </w:r>
          </w:p>
        </w:tc>
        <w:tc>
          <w:tcPr>
            <w:tcW w:w="1143"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rPr>
              <w:t>0,1,3</w:t>
            </w:r>
          </w:p>
        </w:tc>
      </w:tr>
      <w:tr w:rsidR="00313724" w:rsidRPr="00313724" w:rsidTr="001275CD">
        <w:trPr>
          <w:trHeight w:val="519"/>
        </w:trPr>
        <w:tc>
          <w:tcPr>
            <w:tcW w:w="1020" w:type="dxa"/>
            <w:tcBorders>
              <w:top w:val="nil"/>
              <w:left w:val="single" w:sz="12" w:space="0" w:color="auto"/>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lang w:val="en-US"/>
              </w:rPr>
              <w:t>B (1-yr)</w:t>
            </w:r>
          </w:p>
        </w:tc>
        <w:tc>
          <w:tcPr>
            <w:tcW w:w="820" w:type="dxa"/>
            <w:tcBorders>
              <w:top w:val="nil"/>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lang w:val="en-US"/>
              </w:rPr>
              <w:t>42.5</w:t>
            </w:r>
          </w:p>
        </w:tc>
        <w:tc>
          <w:tcPr>
            <w:tcW w:w="727" w:type="dxa"/>
            <w:tcBorders>
              <w:top w:val="nil"/>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lang w:val="en-US"/>
              </w:rPr>
              <w:t>9.5</w:t>
            </w:r>
          </w:p>
        </w:tc>
        <w:tc>
          <w:tcPr>
            <w:tcW w:w="567" w:type="dxa"/>
            <w:tcBorders>
              <w:top w:val="nil"/>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lang w:val="en-US"/>
              </w:rPr>
              <w:t>12.9</w:t>
            </w:r>
          </w:p>
        </w:tc>
        <w:tc>
          <w:tcPr>
            <w:tcW w:w="425" w:type="dxa"/>
            <w:tcBorders>
              <w:top w:val="nil"/>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szCs w:val="20"/>
                <w:lang w:val="en-US"/>
              </w:rPr>
              <w:t>0.12</w:t>
            </w:r>
          </w:p>
        </w:tc>
        <w:tc>
          <w:tcPr>
            <w:tcW w:w="2268"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rPr>
              <w:t>0, 30, 60</w:t>
            </w:r>
          </w:p>
        </w:tc>
        <w:tc>
          <w:tcPr>
            <w:tcW w:w="2410"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rPr>
              <w:t>0, 45, 90</w:t>
            </w:r>
          </w:p>
        </w:tc>
        <w:tc>
          <w:tcPr>
            <w:tcW w:w="1143"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rPr>
              <w:t>0,1,3</w:t>
            </w:r>
          </w:p>
        </w:tc>
      </w:tr>
      <w:tr w:rsidR="00313724" w:rsidRPr="00313724" w:rsidTr="001275CD">
        <w:trPr>
          <w:trHeight w:val="519"/>
        </w:trPr>
        <w:tc>
          <w:tcPr>
            <w:tcW w:w="1020" w:type="dxa"/>
            <w:tcBorders>
              <w:top w:val="nil"/>
              <w:left w:val="single" w:sz="12" w:space="0" w:color="auto"/>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lang w:val="en-US"/>
              </w:rPr>
              <w:t>C (1-yr)</w:t>
            </w:r>
          </w:p>
        </w:tc>
        <w:tc>
          <w:tcPr>
            <w:tcW w:w="820" w:type="dxa"/>
            <w:tcBorders>
              <w:top w:val="nil"/>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lang w:val="en-US"/>
              </w:rPr>
              <w:t>41.6</w:t>
            </w:r>
          </w:p>
        </w:tc>
        <w:tc>
          <w:tcPr>
            <w:tcW w:w="727" w:type="dxa"/>
            <w:tcBorders>
              <w:top w:val="nil"/>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lang w:val="en-US"/>
              </w:rPr>
              <w:t>10.6</w:t>
            </w:r>
          </w:p>
        </w:tc>
        <w:tc>
          <w:tcPr>
            <w:tcW w:w="567" w:type="dxa"/>
            <w:tcBorders>
              <w:top w:val="nil"/>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lang w:val="en-US"/>
              </w:rPr>
              <w:t>13.7</w:t>
            </w:r>
          </w:p>
        </w:tc>
        <w:tc>
          <w:tcPr>
            <w:tcW w:w="425" w:type="dxa"/>
            <w:tcBorders>
              <w:top w:val="nil"/>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szCs w:val="20"/>
                <w:lang w:val="en-US"/>
              </w:rPr>
              <w:t>0.12</w:t>
            </w:r>
          </w:p>
        </w:tc>
        <w:tc>
          <w:tcPr>
            <w:tcW w:w="2268"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rPr>
              <w:t>0, 30, 60</w:t>
            </w:r>
          </w:p>
        </w:tc>
        <w:tc>
          <w:tcPr>
            <w:tcW w:w="2410"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rPr>
              <w:t>0, 45, 90</w:t>
            </w:r>
          </w:p>
        </w:tc>
        <w:tc>
          <w:tcPr>
            <w:tcW w:w="1143"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rPr>
              <w:t>0,1,3</w:t>
            </w:r>
          </w:p>
        </w:tc>
      </w:tr>
      <w:tr w:rsidR="00313724" w:rsidRPr="00313724" w:rsidTr="001275CD">
        <w:trPr>
          <w:trHeight w:val="519"/>
        </w:trPr>
        <w:tc>
          <w:tcPr>
            <w:tcW w:w="1020" w:type="dxa"/>
            <w:tcBorders>
              <w:top w:val="nil"/>
              <w:left w:val="single" w:sz="12" w:space="0" w:color="auto"/>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lang w:val="en-US"/>
              </w:rPr>
              <w:t>D (50-yr)</w:t>
            </w:r>
          </w:p>
        </w:tc>
        <w:tc>
          <w:tcPr>
            <w:tcW w:w="820" w:type="dxa"/>
            <w:tcBorders>
              <w:top w:val="nil"/>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lang w:val="en-US"/>
              </w:rPr>
              <w:t>49.4</w:t>
            </w:r>
          </w:p>
        </w:tc>
        <w:tc>
          <w:tcPr>
            <w:tcW w:w="727" w:type="dxa"/>
            <w:tcBorders>
              <w:top w:val="nil"/>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lang w:val="en-US"/>
              </w:rPr>
              <w:t>14.3</w:t>
            </w:r>
          </w:p>
        </w:tc>
        <w:tc>
          <w:tcPr>
            <w:tcW w:w="567" w:type="dxa"/>
            <w:tcBorders>
              <w:top w:val="nil"/>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lang w:val="en-US"/>
              </w:rPr>
              <w:t>15.4</w:t>
            </w:r>
          </w:p>
        </w:tc>
        <w:tc>
          <w:tcPr>
            <w:tcW w:w="425" w:type="dxa"/>
            <w:tcBorders>
              <w:top w:val="nil"/>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szCs w:val="20"/>
                <w:lang w:val="en-US"/>
              </w:rPr>
              <w:t>0.1</w:t>
            </w:r>
            <w:r w:rsidR="00AB749A">
              <w:rPr>
                <w:rFonts w:ascii="Times New Roman" w:hAnsi="Times New Roman" w:cs="Times New Roman"/>
                <w:color w:val="000000"/>
                <w:szCs w:val="20"/>
                <w:lang w:val="en-US"/>
              </w:rPr>
              <w:t>0</w:t>
            </w:r>
          </w:p>
        </w:tc>
        <w:tc>
          <w:tcPr>
            <w:tcW w:w="2268"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rPr>
              <w:t>0, 30, 60</w:t>
            </w:r>
          </w:p>
        </w:tc>
        <w:tc>
          <w:tcPr>
            <w:tcW w:w="2410"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rPr>
              <w:t>0, 45, 90</w:t>
            </w:r>
          </w:p>
        </w:tc>
        <w:tc>
          <w:tcPr>
            <w:tcW w:w="1143"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313724" w:rsidRPr="00313724" w:rsidRDefault="00313724" w:rsidP="001275CD">
            <w:pPr>
              <w:rPr>
                <w:rFonts w:ascii="Times New Roman" w:hAnsi="Times New Roman" w:cs="Times New Roman"/>
                <w:color w:val="000000"/>
              </w:rPr>
            </w:pPr>
            <w:r w:rsidRPr="00313724">
              <w:rPr>
                <w:rFonts w:ascii="Times New Roman" w:hAnsi="Times New Roman" w:cs="Times New Roman"/>
                <w:color w:val="000000"/>
              </w:rPr>
              <w:t>0</w:t>
            </w:r>
          </w:p>
        </w:tc>
      </w:tr>
    </w:tbl>
    <w:p w:rsidR="00B21DD1" w:rsidRDefault="00B21DD1" w:rsidP="00B24A2F">
      <w:pPr>
        <w:autoSpaceDE w:val="0"/>
        <w:autoSpaceDN w:val="0"/>
        <w:adjustRightInd w:val="0"/>
        <w:spacing w:after="0" w:line="240" w:lineRule="auto"/>
        <w:rPr>
          <w:rFonts w:ascii="Times New Roman" w:hAnsi="Times New Roman"/>
          <w:sz w:val="24"/>
          <w:szCs w:val="24"/>
          <w:lang w:val="en-US"/>
        </w:rPr>
      </w:pPr>
    </w:p>
    <w:p w:rsidR="004F5E89" w:rsidRDefault="00313724" w:rsidP="00B24A2F">
      <w:pPr>
        <w:autoSpaceDE w:val="0"/>
        <w:autoSpaceDN w:val="0"/>
        <w:adjustRightInd w:val="0"/>
        <w:spacing w:after="0" w:line="240" w:lineRule="auto"/>
        <w:rPr>
          <w:rFonts w:ascii="Times New Roman" w:hAnsi="Times New Roman"/>
          <w:sz w:val="24"/>
          <w:szCs w:val="24"/>
          <w:lang w:val="en-US"/>
        </w:rPr>
      </w:pPr>
      <w:r>
        <w:rPr>
          <w:rFonts w:ascii="Times New Roman" w:hAnsi="Times New Roman"/>
          <w:sz w:val="24"/>
          <w:szCs w:val="24"/>
          <w:lang w:val="en-US"/>
        </w:rPr>
        <w:t>R</w:t>
      </w:r>
      <w:r w:rsidR="00E963F1">
        <w:rPr>
          <w:rFonts w:ascii="Times New Roman" w:hAnsi="Times New Roman" w:hint="eastAsia"/>
          <w:sz w:val="24"/>
          <w:szCs w:val="24"/>
          <w:lang w:val="en-US"/>
        </w:rPr>
        <w:t>ESULSTS AND DISCUSSIONS</w:t>
      </w:r>
    </w:p>
    <w:p w:rsidR="005966D4" w:rsidRDefault="005966D4" w:rsidP="00B24A2F">
      <w:pPr>
        <w:autoSpaceDE w:val="0"/>
        <w:autoSpaceDN w:val="0"/>
        <w:adjustRightInd w:val="0"/>
        <w:spacing w:after="0" w:line="240" w:lineRule="auto"/>
        <w:rPr>
          <w:rFonts w:ascii="Times New Roman" w:hAnsi="Times New Roman"/>
          <w:sz w:val="24"/>
          <w:szCs w:val="24"/>
          <w:lang w:val="en-US"/>
        </w:rPr>
      </w:pPr>
    </w:p>
    <w:p w:rsidR="00313724" w:rsidRPr="0067513B" w:rsidRDefault="002A45B0" w:rsidP="00B24A2F">
      <w:pPr>
        <w:autoSpaceDE w:val="0"/>
        <w:autoSpaceDN w:val="0"/>
        <w:adjustRightInd w:val="0"/>
        <w:spacing w:after="0" w:line="240" w:lineRule="auto"/>
        <w:rPr>
          <w:rFonts w:ascii="Times New Roman" w:hAnsi="Times New Roman"/>
          <w:sz w:val="28"/>
          <w:szCs w:val="24"/>
          <w:lang w:val="en-US"/>
        </w:rPr>
      </w:pPr>
      <w:r w:rsidRPr="0067513B">
        <w:rPr>
          <w:rFonts w:ascii="Times New Roman" w:hAnsi="Times New Roman"/>
          <w:sz w:val="28"/>
          <w:szCs w:val="24"/>
          <w:lang w:val="en-US"/>
        </w:rPr>
        <w:t xml:space="preserve">Effect of blade azimuth </w:t>
      </w:r>
      <w:r w:rsidR="00A45C8A" w:rsidRPr="0067513B">
        <w:rPr>
          <w:rFonts w:ascii="Times New Roman" w:hAnsi="Times New Roman"/>
          <w:sz w:val="28"/>
          <w:szCs w:val="24"/>
          <w:lang w:val="en-US"/>
        </w:rPr>
        <w:t>position</w:t>
      </w:r>
      <w:r w:rsidRPr="0067513B">
        <w:rPr>
          <w:rFonts w:ascii="Times New Roman" w:hAnsi="Times New Roman"/>
          <w:sz w:val="28"/>
          <w:szCs w:val="24"/>
          <w:lang w:val="en-US"/>
        </w:rPr>
        <w:t xml:space="preserve"> </w:t>
      </w:r>
      <w:r w:rsidR="00233862" w:rsidRPr="0067513B">
        <w:rPr>
          <w:rFonts w:ascii="Times New Roman" w:hAnsi="Times New Roman" w:hint="eastAsia"/>
          <w:sz w:val="28"/>
          <w:szCs w:val="24"/>
          <w:lang w:val="en-US"/>
        </w:rPr>
        <w:t>and wave misalignment</w:t>
      </w:r>
    </w:p>
    <w:p w:rsidR="00754F7D" w:rsidRPr="002D1012" w:rsidRDefault="002A45B0" w:rsidP="002D1012">
      <w:pPr>
        <w:pStyle w:val="MTDisplayEquation"/>
        <w:jc w:val="both"/>
        <w:rPr>
          <w:rFonts w:cstheme="minorBidi"/>
          <w:sz w:val="24"/>
          <w:szCs w:val="24"/>
        </w:rPr>
      </w:pPr>
      <w:r>
        <w:rPr>
          <w:rFonts w:cstheme="minorBidi"/>
          <w:sz w:val="24"/>
          <w:szCs w:val="24"/>
        </w:rPr>
        <w:t xml:space="preserve">When </w:t>
      </w:r>
      <w:r w:rsidR="002C5C40">
        <w:rPr>
          <w:rFonts w:cstheme="minorBidi"/>
          <w:sz w:val="24"/>
          <w:szCs w:val="24"/>
        </w:rPr>
        <w:t>the</w:t>
      </w:r>
      <w:r>
        <w:rPr>
          <w:rFonts w:cstheme="minorBidi"/>
          <w:sz w:val="24"/>
          <w:szCs w:val="24"/>
        </w:rPr>
        <w:t xml:space="preserve"> rotor is brought to standstill, </w:t>
      </w:r>
      <w:r w:rsidR="002C5C40">
        <w:rPr>
          <w:rFonts w:cstheme="minorBidi"/>
          <w:sz w:val="24"/>
          <w:szCs w:val="24"/>
        </w:rPr>
        <w:t>blade</w:t>
      </w:r>
      <w:r w:rsidR="00703D6F">
        <w:rPr>
          <w:rFonts w:cstheme="minorBidi" w:hint="eastAsia"/>
          <w:sz w:val="24"/>
          <w:szCs w:val="24"/>
        </w:rPr>
        <w:t xml:space="preserve"> </w:t>
      </w:r>
      <w:r w:rsidR="002C5C40">
        <w:rPr>
          <w:rFonts w:cstheme="minorBidi"/>
          <w:sz w:val="24"/>
          <w:szCs w:val="24"/>
        </w:rPr>
        <w:t xml:space="preserve">1 would assume </w:t>
      </w:r>
      <w:r w:rsidR="006D5EEE">
        <w:rPr>
          <w:rFonts w:cstheme="minorBidi" w:hint="eastAsia"/>
          <w:sz w:val="24"/>
          <w:szCs w:val="24"/>
        </w:rPr>
        <w:t>an</w:t>
      </w:r>
      <w:r w:rsidR="002C5C40">
        <w:rPr>
          <w:rFonts w:cstheme="minorBidi"/>
          <w:sz w:val="24"/>
          <w:szCs w:val="24"/>
        </w:rPr>
        <w:t xml:space="preserve"> azimuth angle </w:t>
      </w:r>
      <w:r w:rsidR="002C5C40" w:rsidRPr="002C5C40">
        <w:rPr>
          <w:color w:val="000000"/>
          <w:sz w:val="24"/>
        </w:rPr>
        <w:t>γ</w:t>
      </w:r>
      <w:r w:rsidR="002C5C40" w:rsidRPr="002C5C40">
        <w:rPr>
          <w:color w:val="000000"/>
          <w:sz w:val="24"/>
          <w:vertAlign w:val="subscript"/>
        </w:rPr>
        <w:t>1</w:t>
      </w:r>
      <w:r w:rsidR="002C5C40" w:rsidRPr="002C5C40">
        <w:rPr>
          <w:rFonts w:cstheme="minorBidi"/>
          <w:sz w:val="24"/>
          <w:szCs w:val="24"/>
        </w:rPr>
        <w:t>.</w:t>
      </w:r>
      <w:r w:rsidR="002C5C40">
        <w:rPr>
          <w:rFonts w:cstheme="minorBidi"/>
          <w:sz w:val="24"/>
          <w:szCs w:val="24"/>
        </w:rPr>
        <w:t xml:space="preserve"> </w:t>
      </w:r>
      <w:ins w:id="377" w:author="jiangzhiy" w:date="2011-12-04T19:21:00Z">
        <w:r w:rsidR="00312FA7">
          <w:rPr>
            <w:rFonts w:cstheme="minorBidi"/>
            <w:sz w:val="24"/>
            <w:szCs w:val="24"/>
          </w:rPr>
          <w:t>I</w:t>
        </w:r>
        <w:r w:rsidR="00312FA7">
          <w:rPr>
            <w:rFonts w:cstheme="minorBidi" w:hint="eastAsia"/>
            <w:sz w:val="24"/>
            <w:szCs w:val="24"/>
          </w:rPr>
          <w:t xml:space="preserve">f </w:t>
        </w:r>
        <w:r w:rsidR="00312FA7" w:rsidRPr="002C5C40">
          <w:rPr>
            <w:color w:val="000000"/>
            <w:sz w:val="24"/>
          </w:rPr>
          <w:t>γ</w:t>
        </w:r>
        <w:r w:rsidR="00312FA7" w:rsidRPr="002C5C40">
          <w:rPr>
            <w:color w:val="000000"/>
            <w:sz w:val="24"/>
            <w:vertAlign w:val="subscript"/>
          </w:rPr>
          <w:t>1</w:t>
        </w:r>
        <w:r w:rsidR="00312FA7" w:rsidRPr="00312FA7">
          <w:rPr>
            <w:rFonts w:cstheme="minorBidi" w:hint="eastAsia"/>
            <w:sz w:val="24"/>
            <w:szCs w:val="24"/>
            <w:rPrChange w:id="378" w:author="jiangzhiy" w:date="2011-12-04T19:21:00Z">
              <w:rPr>
                <w:rFonts w:hint="eastAsia"/>
                <w:color w:val="000000"/>
                <w:sz w:val="24"/>
                <w:vertAlign w:val="subscript"/>
              </w:rPr>
            </w:rPrChange>
          </w:rPr>
          <w:t>=0 or 60</w:t>
        </w:r>
        <w:r w:rsidR="00312FA7">
          <w:rPr>
            <w:rFonts w:cstheme="minorBidi" w:hint="eastAsia"/>
            <w:sz w:val="24"/>
            <w:szCs w:val="24"/>
          </w:rPr>
          <w:t xml:space="preserve"> deg, </w:t>
        </w:r>
      </w:ins>
      <w:ins w:id="379" w:author="jiangzhiy" w:date="2011-12-04T19:22:00Z">
        <w:r w:rsidR="00312FA7">
          <w:rPr>
            <w:rFonts w:cstheme="minorBidi" w:hint="eastAsia"/>
            <w:sz w:val="24"/>
            <w:szCs w:val="24"/>
          </w:rPr>
          <w:t xml:space="preserve">blades are </w:t>
        </w:r>
      </w:ins>
      <w:ins w:id="380" w:author="jiangzhiy" w:date="2011-12-04T19:29:00Z">
        <w:r w:rsidR="00C52AA3">
          <w:rPr>
            <w:rFonts w:cstheme="minorBidi" w:hint="eastAsia"/>
            <w:sz w:val="24"/>
            <w:szCs w:val="24"/>
          </w:rPr>
          <w:t>axis-</w:t>
        </w:r>
      </w:ins>
      <w:ins w:id="381" w:author="jiangzhiy" w:date="2011-12-04T19:22:00Z">
        <w:r w:rsidR="00312FA7">
          <w:rPr>
            <w:rFonts w:cstheme="minorBidi" w:hint="eastAsia"/>
            <w:sz w:val="24"/>
            <w:szCs w:val="24"/>
          </w:rPr>
          <w:t>symmetri</w:t>
        </w:r>
      </w:ins>
      <w:ins w:id="382" w:author="jiangzhiy" w:date="2011-12-04T19:23:00Z">
        <w:r w:rsidR="00312FA7">
          <w:rPr>
            <w:rFonts w:cstheme="minorBidi" w:hint="eastAsia"/>
            <w:sz w:val="24"/>
            <w:szCs w:val="24"/>
          </w:rPr>
          <w:t>cal about the tower.</w:t>
        </w:r>
      </w:ins>
      <w:ins w:id="383" w:author="jiangzhiy" w:date="2011-12-04T19:21:00Z">
        <w:r w:rsidR="00312FA7" w:rsidRPr="00312FA7">
          <w:rPr>
            <w:rFonts w:cstheme="minorBidi" w:hint="eastAsia"/>
            <w:sz w:val="24"/>
            <w:szCs w:val="24"/>
            <w:rPrChange w:id="384" w:author="jiangzhiy" w:date="2011-12-04T19:21:00Z">
              <w:rPr>
                <w:rFonts w:hint="eastAsia"/>
                <w:color w:val="000000"/>
                <w:sz w:val="24"/>
                <w:vertAlign w:val="subscript"/>
              </w:rPr>
            </w:rPrChange>
          </w:rPr>
          <w:t xml:space="preserve"> </w:t>
        </w:r>
      </w:ins>
      <w:r w:rsidR="00C90E64">
        <w:rPr>
          <w:rFonts w:cstheme="minorBidi" w:hint="eastAsia"/>
          <w:sz w:val="24"/>
          <w:szCs w:val="24"/>
        </w:rPr>
        <w:t>A</w:t>
      </w:r>
      <w:r w:rsidR="00894276">
        <w:rPr>
          <w:rFonts w:cstheme="minorBidi"/>
          <w:sz w:val="24"/>
          <w:szCs w:val="24"/>
        </w:rPr>
        <w:t>zimuth position would affect the aerodynamic loading and</w:t>
      </w:r>
      <w:r w:rsidR="00523AB3">
        <w:rPr>
          <w:rFonts w:cstheme="minorBidi"/>
          <w:sz w:val="24"/>
          <w:szCs w:val="24"/>
        </w:rPr>
        <w:t xml:space="preserve"> thus</w:t>
      </w:r>
      <w:r w:rsidR="00894276">
        <w:rPr>
          <w:rFonts w:cstheme="minorBidi"/>
          <w:sz w:val="24"/>
          <w:szCs w:val="24"/>
        </w:rPr>
        <w:t xml:space="preserve"> the responses due to wind shear</w:t>
      </w:r>
      <w:r w:rsidR="00C90E64">
        <w:rPr>
          <w:rFonts w:cstheme="minorBidi" w:hint="eastAsia"/>
          <w:sz w:val="24"/>
          <w:szCs w:val="24"/>
        </w:rPr>
        <w:t xml:space="preserve"> and</w:t>
      </w:r>
      <w:del w:id="385" w:author="jiangzhiy" w:date="2011-12-04T19:04:00Z">
        <w:r w:rsidR="00C90E64" w:rsidDel="001A0375">
          <w:rPr>
            <w:rFonts w:cstheme="minorBidi" w:hint="eastAsia"/>
            <w:sz w:val="24"/>
            <w:szCs w:val="24"/>
          </w:rPr>
          <w:delText xml:space="preserve"> </w:delText>
        </w:r>
      </w:del>
      <w:ins w:id="386" w:author="jiangzhiy" w:date="2011-12-04T19:04:00Z">
        <w:r w:rsidR="001A0375">
          <w:rPr>
            <w:rFonts w:cstheme="minorBidi" w:hint="eastAsia"/>
            <w:sz w:val="24"/>
            <w:szCs w:val="24"/>
          </w:rPr>
          <w:t xml:space="preserve"> </w:t>
        </w:r>
      </w:ins>
      <w:ins w:id="387" w:author="jiangzhiy" w:date="2011-12-04T19:27:00Z">
        <w:r w:rsidR="00C52AA3">
          <w:rPr>
            <w:rFonts w:cstheme="minorBidi" w:hint="eastAsia"/>
            <w:sz w:val="24"/>
            <w:szCs w:val="24"/>
          </w:rPr>
          <w:t>load balance</w:t>
        </w:r>
      </w:ins>
      <w:del w:id="388" w:author="jiangzhiy" w:date="2011-12-04T19:04:00Z">
        <w:r w:rsidR="00C90E64" w:rsidDel="001A0375">
          <w:rPr>
            <w:rFonts w:cstheme="minorBidi" w:hint="eastAsia"/>
            <w:sz w:val="24"/>
            <w:szCs w:val="24"/>
          </w:rPr>
          <w:delText>blade symmetry</w:delText>
        </w:r>
      </w:del>
      <w:r w:rsidR="00894276">
        <w:rPr>
          <w:rFonts w:cstheme="minorBidi"/>
          <w:sz w:val="24"/>
          <w:szCs w:val="24"/>
        </w:rPr>
        <w:t xml:space="preserve">. </w:t>
      </w:r>
    </w:p>
    <w:p w:rsidR="00A7455F" w:rsidRPr="005E6358" w:rsidRDefault="00926A57" w:rsidP="00754F7D">
      <w:pPr>
        <w:jc w:val="both"/>
        <w:rPr>
          <w:rFonts w:ascii="Times New Roman" w:hAnsi="Times New Roman"/>
          <w:sz w:val="24"/>
          <w:szCs w:val="24"/>
          <w:lang w:val="en-US"/>
        </w:rPr>
      </w:pPr>
      <w:r>
        <w:rPr>
          <w:rFonts w:ascii="Times New Roman" w:hAnsi="Times New Roman"/>
          <w:sz w:val="24"/>
          <w:szCs w:val="24"/>
          <w:lang w:val="en-US"/>
        </w:rPr>
        <w:t xml:space="preserve">For a given environmental condition and wave misalignment, </w:t>
      </w:r>
      <w:r w:rsidR="00AE00BE">
        <w:rPr>
          <w:rFonts w:ascii="Times New Roman" w:hAnsi="Times New Roman"/>
          <w:sz w:val="24"/>
          <w:szCs w:val="24"/>
          <w:lang w:val="en-US"/>
        </w:rPr>
        <w:t>when the turbine is normal</w:t>
      </w:r>
      <w:r w:rsidR="000D7C53">
        <w:rPr>
          <w:rFonts w:ascii="Times New Roman" w:hAnsi="Times New Roman"/>
          <w:sz w:val="24"/>
          <w:szCs w:val="24"/>
          <w:lang w:val="en-US"/>
        </w:rPr>
        <w:t xml:space="preserve"> feathered</w:t>
      </w:r>
      <w:r w:rsidR="005B3B78">
        <w:rPr>
          <w:rFonts w:ascii="Times New Roman" w:hAnsi="Times New Roman" w:hint="eastAsia"/>
          <w:sz w:val="24"/>
          <w:szCs w:val="24"/>
          <w:lang w:val="en-US"/>
        </w:rPr>
        <w:t xml:space="preserve"> (fault type 0)</w:t>
      </w:r>
      <w:r w:rsidR="00AE00BE">
        <w:rPr>
          <w:rFonts w:ascii="Times New Roman" w:hAnsi="Times New Roman"/>
          <w:sz w:val="24"/>
          <w:szCs w:val="24"/>
          <w:lang w:val="en-US"/>
        </w:rPr>
        <w:t xml:space="preserve">, </w:t>
      </w:r>
      <w:r>
        <w:rPr>
          <w:rFonts w:ascii="Times New Roman" w:hAnsi="Times New Roman"/>
          <w:sz w:val="24"/>
          <w:szCs w:val="24"/>
          <w:lang w:val="en-US"/>
        </w:rPr>
        <w:t xml:space="preserve">the </w:t>
      </w:r>
      <w:r w:rsidR="005B3B78">
        <w:rPr>
          <w:rFonts w:ascii="Times New Roman" w:hAnsi="Times New Roman"/>
          <w:sz w:val="24"/>
          <w:szCs w:val="24"/>
          <w:lang w:val="en-US"/>
        </w:rPr>
        <w:t>wind-induced</w:t>
      </w:r>
      <w:r w:rsidR="005B3B78">
        <w:rPr>
          <w:rFonts w:ascii="Times New Roman" w:hAnsi="Times New Roman" w:hint="eastAsia"/>
          <w:sz w:val="24"/>
          <w:szCs w:val="24"/>
          <w:lang w:val="en-US"/>
        </w:rPr>
        <w:t xml:space="preserve"> </w:t>
      </w:r>
      <w:r w:rsidR="00AE00BE">
        <w:rPr>
          <w:rFonts w:ascii="Times New Roman" w:hAnsi="Times New Roman"/>
          <w:sz w:val="24"/>
          <w:szCs w:val="24"/>
          <w:lang w:val="en-US"/>
        </w:rPr>
        <w:t xml:space="preserve">yaw </w:t>
      </w:r>
      <w:r>
        <w:rPr>
          <w:rFonts w:ascii="Times New Roman" w:hAnsi="Times New Roman"/>
          <w:sz w:val="24"/>
          <w:szCs w:val="24"/>
          <w:lang w:val="en-US"/>
        </w:rPr>
        <w:t>response</w:t>
      </w:r>
      <w:r w:rsidR="00A45C8A">
        <w:rPr>
          <w:rFonts w:ascii="Times New Roman" w:hAnsi="Times New Roman"/>
          <w:sz w:val="24"/>
          <w:szCs w:val="24"/>
          <w:lang w:val="en-US"/>
        </w:rPr>
        <w:t>s</w:t>
      </w:r>
      <w:r w:rsidR="00AE00BE">
        <w:rPr>
          <w:rFonts w:ascii="Times New Roman" w:hAnsi="Times New Roman"/>
          <w:sz w:val="24"/>
          <w:szCs w:val="24"/>
          <w:lang w:val="en-US"/>
        </w:rPr>
        <w:t xml:space="preserve"> </w:t>
      </w:r>
      <w:r>
        <w:rPr>
          <w:rFonts w:ascii="Times New Roman" w:hAnsi="Times New Roman"/>
          <w:sz w:val="24"/>
          <w:szCs w:val="24"/>
          <w:lang w:val="en-US"/>
        </w:rPr>
        <w:t>are</w:t>
      </w:r>
      <w:r w:rsidR="00A45C8A">
        <w:rPr>
          <w:rFonts w:ascii="Times New Roman" w:hAnsi="Times New Roman"/>
          <w:sz w:val="24"/>
          <w:szCs w:val="24"/>
          <w:lang w:val="en-US"/>
        </w:rPr>
        <w:t xml:space="preserve"> </w:t>
      </w:r>
      <w:r w:rsidR="005B3B78">
        <w:rPr>
          <w:rFonts w:ascii="Times New Roman" w:hAnsi="Times New Roman" w:hint="eastAsia"/>
          <w:sz w:val="24"/>
          <w:szCs w:val="24"/>
          <w:lang w:val="en-US"/>
        </w:rPr>
        <w:t>affected by</w:t>
      </w:r>
      <w:r w:rsidR="00A45C8A">
        <w:rPr>
          <w:rFonts w:ascii="Times New Roman" w:hAnsi="Times New Roman"/>
          <w:sz w:val="24"/>
          <w:szCs w:val="24"/>
          <w:lang w:val="en-US"/>
        </w:rPr>
        <w:t xml:space="preserve"> the </w:t>
      </w:r>
      <w:r w:rsidR="0052247E">
        <w:rPr>
          <w:rFonts w:ascii="Times New Roman" w:hAnsi="Times New Roman" w:hint="eastAsia"/>
          <w:sz w:val="24"/>
          <w:szCs w:val="24"/>
          <w:lang w:val="en-US"/>
        </w:rPr>
        <w:t xml:space="preserve">change of blade loads </w:t>
      </w:r>
      <w:r w:rsidR="006936F1">
        <w:rPr>
          <w:rFonts w:ascii="Times New Roman" w:hAnsi="Times New Roman"/>
          <w:sz w:val="24"/>
          <w:szCs w:val="24"/>
          <w:lang w:val="en-US"/>
        </w:rPr>
        <w:t>(Fig.</w:t>
      </w:r>
      <w:r w:rsidR="00703D6F">
        <w:rPr>
          <w:rFonts w:ascii="Times New Roman" w:hAnsi="Times New Roman" w:hint="eastAsia"/>
          <w:sz w:val="24"/>
          <w:szCs w:val="24"/>
          <w:lang w:val="en-US"/>
        </w:rPr>
        <w:t>1</w:t>
      </w:r>
      <w:r w:rsidR="00A239E4">
        <w:rPr>
          <w:rFonts w:ascii="Times New Roman" w:hAnsi="Times New Roman"/>
          <w:sz w:val="24"/>
          <w:szCs w:val="24"/>
          <w:lang w:val="en-US"/>
        </w:rPr>
        <w:t>6</w:t>
      </w:r>
      <w:r w:rsidR="006936F1">
        <w:rPr>
          <w:rFonts w:ascii="Times New Roman" w:hAnsi="Times New Roman"/>
          <w:sz w:val="24"/>
          <w:szCs w:val="24"/>
          <w:lang w:val="en-US"/>
        </w:rPr>
        <w:t>)</w:t>
      </w:r>
      <w:r w:rsidR="00703D6F">
        <w:rPr>
          <w:rFonts w:ascii="Times New Roman" w:hAnsi="Times New Roman" w:hint="eastAsia"/>
          <w:sz w:val="24"/>
          <w:szCs w:val="24"/>
          <w:lang w:val="en-US"/>
        </w:rPr>
        <w:t>.</w:t>
      </w:r>
      <w:r w:rsidR="00281601">
        <w:rPr>
          <w:rFonts w:ascii="Times New Roman" w:hAnsi="Times New Roman"/>
          <w:sz w:val="24"/>
          <w:szCs w:val="24"/>
          <w:lang w:val="en-US"/>
        </w:rPr>
        <w:t xml:space="preserve"> </w:t>
      </w:r>
      <w:r w:rsidR="008C403B">
        <w:rPr>
          <w:rFonts w:ascii="Times New Roman" w:hAnsi="Times New Roman"/>
          <w:sz w:val="24"/>
          <w:szCs w:val="24"/>
          <w:lang w:val="en-US"/>
        </w:rPr>
        <w:t xml:space="preserve">For </w:t>
      </w:r>
      <w:r w:rsidR="0004519C">
        <w:rPr>
          <w:rFonts w:ascii="Times New Roman" w:hAnsi="Times New Roman"/>
          <w:sz w:val="24"/>
          <w:szCs w:val="24"/>
          <w:lang w:val="en-US"/>
        </w:rPr>
        <w:t>sea state</w:t>
      </w:r>
      <w:r w:rsidR="008C403B">
        <w:rPr>
          <w:rFonts w:ascii="Times New Roman" w:hAnsi="Times New Roman"/>
          <w:sz w:val="24"/>
          <w:szCs w:val="24"/>
          <w:lang w:val="en-US"/>
        </w:rPr>
        <w:t xml:space="preserve"> A, </w:t>
      </w:r>
      <w:r w:rsidR="008C403B" w:rsidRPr="00313724">
        <w:rPr>
          <w:rFonts w:ascii="Times New Roman" w:hAnsi="Times New Roman" w:cs="Times New Roman"/>
          <w:color w:val="000000"/>
        </w:rPr>
        <w:t>γ</w:t>
      </w:r>
      <w:r w:rsidR="008C403B" w:rsidRPr="00CB0573">
        <w:rPr>
          <w:rFonts w:ascii="Times New Roman" w:hAnsi="Times New Roman" w:cs="Times New Roman"/>
          <w:color w:val="000000"/>
          <w:vertAlign w:val="subscript"/>
          <w:lang w:val="en-US"/>
        </w:rPr>
        <w:t>2</w:t>
      </w:r>
      <w:r w:rsidR="008C403B">
        <w:rPr>
          <w:rFonts w:ascii="Times New Roman" w:hAnsi="Times New Roman"/>
          <w:sz w:val="24"/>
          <w:szCs w:val="24"/>
          <w:lang w:val="en-US"/>
        </w:rPr>
        <w:t>=0</w:t>
      </w:r>
      <w:r w:rsidR="00F47C0C">
        <w:rPr>
          <w:rFonts w:ascii="Times New Roman" w:hAnsi="Times New Roman"/>
          <w:sz w:val="24"/>
          <w:szCs w:val="24"/>
          <w:lang w:val="en-US"/>
        </w:rPr>
        <w:t xml:space="preserve"> deg</w:t>
      </w:r>
      <w:r w:rsidR="008C403B">
        <w:rPr>
          <w:rFonts w:ascii="Times New Roman" w:hAnsi="Times New Roman"/>
          <w:sz w:val="24"/>
          <w:szCs w:val="24"/>
          <w:lang w:val="en-US"/>
        </w:rPr>
        <w:t xml:space="preserve">, maximum yaw angle at </w:t>
      </w:r>
      <w:r w:rsidR="008C403B" w:rsidRPr="00313724">
        <w:rPr>
          <w:rFonts w:ascii="Times New Roman" w:hAnsi="Times New Roman" w:cs="Times New Roman"/>
          <w:color w:val="000000"/>
        </w:rPr>
        <w:t>γ</w:t>
      </w:r>
      <w:r w:rsidR="008C403B" w:rsidRPr="008C403B">
        <w:rPr>
          <w:rFonts w:ascii="Times New Roman" w:hAnsi="Times New Roman" w:cs="Times New Roman"/>
          <w:color w:val="000000"/>
          <w:vertAlign w:val="subscript"/>
          <w:lang w:val="en-US"/>
        </w:rPr>
        <w:t>1</w:t>
      </w:r>
      <w:r w:rsidR="008C403B">
        <w:rPr>
          <w:rFonts w:ascii="Times New Roman" w:hAnsi="Times New Roman"/>
          <w:sz w:val="24"/>
          <w:szCs w:val="24"/>
          <w:lang w:val="en-US"/>
        </w:rPr>
        <w:t>=0</w:t>
      </w:r>
      <w:r w:rsidR="00F47C0C">
        <w:rPr>
          <w:rFonts w:ascii="Times New Roman" w:hAnsi="Times New Roman"/>
          <w:sz w:val="24"/>
          <w:szCs w:val="24"/>
          <w:lang w:val="en-US"/>
        </w:rPr>
        <w:t xml:space="preserve"> deg</w:t>
      </w:r>
      <w:r w:rsidR="008C403B">
        <w:rPr>
          <w:rFonts w:ascii="Times New Roman" w:hAnsi="Times New Roman"/>
          <w:sz w:val="24"/>
          <w:szCs w:val="24"/>
          <w:lang w:val="en-US"/>
        </w:rPr>
        <w:t xml:space="preserve"> is </w:t>
      </w:r>
      <w:r w:rsidR="00F47C0C">
        <w:rPr>
          <w:rFonts w:ascii="Times New Roman" w:hAnsi="Times New Roman"/>
          <w:sz w:val="24"/>
          <w:szCs w:val="24"/>
          <w:lang w:val="en-US"/>
        </w:rPr>
        <w:t>6.1 deg, 12</w:t>
      </w:r>
      <w:r w:rsidR="00B132A7">
        <w:rPr>
          <w:rFonts w:ascii="Times New Roman" w:hAnsi="Times New Roman" w:hint="eastAsia"/>
          <w:sz w:val="24"/>
          <w:szCs w:val="24"/>
          <w:lang w:val="en-US"/>
        </w:rPr>
        <w:t>8</w:t>
      </w:r>
      <w:r w:rsidR="00F47C0C">
        <w:rPr>
          <w:rFonts w:ascii="Times New Roman" w:hAnsi="Times New Roman"/>
          <w:sz w:val="24"/>
          <w:szCs w:val="24"/>
          <w:lang w:val="en-US"/>
        </w:rPr>
        <w:t xml:space="preserve">% larger than that at </w:t>
      </w:r>
      <w:r w:rsidR="00F47C0C" w:rsidRPr="00313724">
        <w:rPr>
          <w:rFonts w:ascii="Times New Roman" w:hAnsi="Times New Roman" w:cs="Times New Roman"/>
          <w:color w:val="000000"/>
        </w:rPr>
        <w:t>γ</w:t>
      </w:r>
      <w:r w:rsidR="00F47C0C" w:rsidRPr="008C403B">
        <w:rPr>
          <w:rFonts w:ascii="Times New Roman" w:hAnsi="Times New Roman" w:cs="Times New Roman"/>
          <w:color w:val="000000"/>
          <w:vertAlign w:val="subscript"/>
          <w:lang w:val="en-US"/>
        </w:rPr>
        <w:t>1</w:t>
      </w:r>
      <w:r w:rsidR="00F47C0C">
        <w:rPr>
          <w:rFonts w:ascii="Times New Roman" w:hAnsi="Times New Roman"/>
          <w:sz w:val="24"/>
          <w:szCs w:val="24"/>
          <w:lang w:val="en-US"/>
        </w:rPr>
        <w:t xml:space="preserve">=60 deg. </w:t>
      </w:r>
      <w:r w:rsidR="00281601">
        <w:rPr>
          <w:rFonts w:ascii="Times New Roman" w:hAnsi="Times New Roman"/>
          <w:sz w:val="24"/>
          <w:szCs w:val="24"/>
          <w:lang w:val="en-US"/>
        </w:rPr>
        <w:t xml:space="preserve">Roll motion is slightly affected. </w:t>
      </w:r>
    </w:p>
    <w:p w:rsidR="002F4A4C" w:rsidRDefault="00A7455F" w:rsidP="000D7C53">
      <w:pPr>
        <w:autoSpaceDE w:val="0"/>
        <w:autoSpaceDN w:val="0"/>
        <w:adjustRightInd w:val="0"/>
        <w:spacing w:after="0" w:line="240" w:lineRule="auto"/>
        <w:jc w:val="center"/>
        <w:rPr>
          <w:rFonts w:ascii="Times New Roman" w:hAnsi="Times New Roman"/>
          <w:sz w:val="24"/>
          <w:szCs w:val="24"/>
          <w:lang w:val="en-US"/>
        </w:rPr>
      </w:pPr>
      <w:r w:rsidRPr="00A7455F">
        <w:rPr>
          <w:rFonts w:ascii="Times New Roman" w:hAnsi="Times New Roman"/>
          <w:noProof/>
          <w:sz w:val="24"/>
          <w:szCs w:val="24"/>
        </w:rPr>
        <w:drawing>
          <wp:inline distT="0" distB="0" distL="0" distR="0">
            <wp:extent cx="3567546" cy="2766941"/>
            <wp:effectExtent l="0" t="0" r="0" b="0"/>
            <wp:docPr id="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srcRect l="2365" t="6982" r="7727"/>
                    <a:stretch>
                      <a:fillRect/>
                    </a:stretch>
                  </pic:blipFill>
                  <pic:spPr bwMode="auto">
                    <a:xfrm>
                      <a:off x="0" y="0"/>
                      <a:ext cx="3569222" cy="2768241"/>
                    </a:xfrm>
                    <a:prstGeom prst="rect">
                      <a:avLst/>
                    </a:prstGeom>
                    <a:noFill/>
                    <a:ln w="9525">
                      <a:noFill/>
                      <a:miter lim="800000"/>
                      <a:headEnd/>
                      <a:tailEnd/>
                    </a:ln>
                  </pic:spPr>
                </pic:pic>
              </a:graphicData>
            </a:graphic>
          </wp:inline>
        </w:drawing>
      </w:r>
    </w:p>
    <w:p w:rsidR="00CB0573" w:rsidRPr="004F576E" w:rsidRDefault="004F576E" w:rsidP="004F576E">
      <w:pPr>
        <w:jc w:val="center"/>
        <w:rPr>
          <w:rFonts w:ascii="Times New Roman" w:hAnsi="Times New Roman" w:cs="Times New Roman"/>
          <w:lang w:val="en-US"/>
        </w:rPr>
      </w:pPr>
      <w:proofErr w:type="gramStart"/>
      <w:r>
        <w:rPr>
          <w:rFonts w:ascii="Times New Roman" w:hAnsi="Times New Roman" w:cs="Times New Roman" w:hint="eastAsia"/>
          <w:lang w:val="en-US"/>
        </w:rPr>
        <w:t>Fig.</w:t>
      </w:r>
      <w:proofErr w:type="gramEnd"/>
      <w:del w:id="389" w:author="jiangzhiy" w:date="2011-12-03T20:40:00Z">
        <w:r w:rsidDel="006C5C6B">
          <w:rPr>
            <w:rFonts w:ascii="Times New Roman" w:hAnsi="Times New Roman" w:cs="Times New Roman" w:hint="eastAsia"/>
            <w:lang w:val="en-US"/>
          </w:rPr>
          <w:delText>1</w:delText>
        </w:r>
        <w:r w:rsidR="00A239E4" w:rsidDel="006C5C6B">
          <w:rPr>
            <w:rFonts w:ascii="Times New Roman" w:hAnsi="Times New Roman" w:cs="Times New Roman"/>
            <w:lang w:val="en-US"/>
          </w:rPr>
          <w:delText>5</w:delText>
        </w:r>
        <w:r w:rsidDel="006C5C6B">
          <w:rPr>
            <w:rFonts w:ascii="Times New Roman" w:hAnsi="Times New Roman" w:cs="Times New Roman" w:hint="eastAsia"/>
            <w:lang w:val="en-US"/>
          </w:rPr>
          <w:delText xml:space="preserve"> </w:delText>
        </w:r>
      </w:del>
      <w:ins w:id="390" w:author="jiangzhiy" w:date="2011-12-03T20:40:00Z">
        <w:r w:rsidR="006C5C6B">
          <w:rPr>
            <w:rFonts w:ascii="Times New Roman" w:hAnsi="Times New Roman" w:cs="Times New Roman" w:hint="eastAsia"/>
            <w:lang w:val="en-US"/>
          </w:rPr>
          <w:t xml:space="preserve">16 </w:t>
        </w:r>
      </w:ins>
      <w:r w:rsidR="001F4C9A" w:rsidRPr="004F576E">
        <w:rPr>
          <w:rFonts w:ascii="Times New Roman" w:hAnsi="Times New Roman" w:cs="Times New Roman"/>
          <w:lang w:val="en-US"/>
        </w:rPr>
        <w:t xml:space="preserve">Normal parked condition, </w:t>
      </w:r>
      <w:r w:rsidRPr="00313724">
        <w:rPr>
          <w:rFonts w:ascii="Times New Roman" w:hAnsi="Times New Roman" w:cs="Times New Roman"/>
          <w:color w:val="000000"/>
        </w:rPr>
        <w:t>γ</w:t>
      </w:r>
      <w:r w:rsidRPr="004F576E">
        <w:rPr>
          <w:rFonts w:ascii="Times New Roman" w:hAnsi="Times New Roman" w:cs="Times New Roman" w:hint="eastAsia"/>
          <w:color w:val="000000"/>
          <w:vertAlign w:val="subscript"/>
          <w:lang w:val="en-US"/>
        </w:rPr>
        <w:t>2</w:t>
      </w:r>
      <w:r>
        <w:rPr>
          <w:rFonts w:ascii="Times New Roman" w:hAnsi="Times New Roman"/>
          <w:sz w:val="24"/>
          <w:szCs w:val="24"/>
          <w:lang w:val="en-US"/>
        </w:rPr>
        <w:t>=</w:t>
      </w:r>
      <w:r w:rsidRPr="004F576E">
        <w:rPr>
          <w:rFonts w:ascii="Times New Roman" w:hAnsi="Times New Roman" w:cs="Times New Roman"/>
          <w:lang w:val="en-US"/>
        </w:rPr>
        <w:t>0 deg</w:t>
      </w:r>
      <w:r w:rsidR="00CB0573" w:rsidRPr="004F576E">
        <w:rPr>
          <w:rFonts w:ascii="Times New Roman" w:hAnsi="Times New Roman" w:cs="Times New Roman"/>
          <w:lang w:val="en-US"/>
        </w:rPr>
        <w:t xml:space="preserve">, </w:t>
      </w:r>
      <w:r>
        <w:rPr>
          <w:rFonts w:ascii="Times New Roman" w:hAnsi="Times New Roman" w:cs="Times New Roman" w:hint="eastAsia"/>
          <w:lang w:val="en-US"/>
        </w:rPr>
        <w:t>sea state D</w:t>
      </w:r>
    </w:p>
    <w:p w:rsidR="00F47B6E" w:rsidRDefault="00107FD6" w:rsidP="000D7C53">
      <w:pPr>
        <w:autoSpaceDE w:val="0"/>
        <w:autoSpaceDN w:val="0"/>
        <w:adjustRightInd w:val="0"/>
        <w:spacing w:after="0" w:line="240" w:lineRule="auto"/>
        <w:jc w:val="center"/>
        <w:rPr>
          <w:rFonts w:ascii="Times New Roman" w:hAnsi="Times New Roman"/>
          <w:sz w:val="24"/>
          <w:szCs w:val="24"/>
          <w:lang w:val="en-US"/>
        </w:rPr>
      </w:pPr>
      <w:ins w:id="391" w:author="jiangzhiy" w:date="2011-12-04T19:12:00Z">
        <w:r>
          <w:rPr>
            <w:rFonts w:ascii="Times New Roman" w:hAnsi="Times New Roman"/>
            <w:noProof/>
            <w:sz w:val="24"/>
            <w:szCs w:val="24"/>
          </w:rPr>
          <w:drawing>
            <wp:inline distT="0" distB="0" distL="0" distR="0">
              <wp:extent cx="3602181" cy="277290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cstate="print"/>
                      <a:srcRect l="2128" t="6550" r="6874"/>
                      <a:stretch>
                        <a:fillRect/>
                      </a:stretch>
                    </pic:blipFill>
                    <pic:spPr bwMode="auto">
                      <a:xfrm>
                        <a:off x="0" y="0"/>
                        <a:ext cx="3602182" cy="2772903"/>
                      </a:xfrm>
                      <a:prstGeom prst="rect">
                        <a:avLst/>
                      </a:prstGeom>
                      <a:noFill/>
                      <a:ln w="9525">
                        <a:noFill/>
                        <a:miter lim="800000"/>
                        <a:headEnd/>
                        <a:tailEnd/>
                      </a:ln>
                    </pic:spPr>
                  </pic:pic>
                </a:graphicData>
              </a:graphic>
            </wp:inline>
          </w:drawing>
        </w:r>
      </w:ins>
      <w:del w:id="392" w:author="jiangzhiy" w:date="2011-12-04T19:12:00Z">
        <w:r w:rsidR="006146EA" w:rsidDel="00107FD6">
          <w:rPr>
            <w:rFonts w:ascii="Times New Roman" w:hAnsi="Times New Roman"/>
            <w:noProof/>
            <w:sz w:val="24"/>
            <w:szCs w:val="24"/>
          </w:rPr>
          <w:drawing>
            <wp:inline distT="0" distB="0" distL="0" distR="0">
              <wp:extent cx="3650672" cy="283325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5" cstate="print"/>
                      <a:srcRect l="1905" t="5543" r="6846"/>
                      <a:stretch>
                        <a:fillRect/>
                      </a:stretch>
                    </pic:blipFill>
                    <pic:spPr bwMode="auto">
                      <a:xfrm>
                        <a:off x="0" y="0"/>
                        <a:ext cx="3650672" cy="2833255"/>
                      </a:xfrm>
                      <a:prstGeom prst="rect">
                        <a:avLst/>
                      </a:prstGeom>
                      <a:noFill/>
                      <a:ln w="9525">
                        <a:noFill/>
                        <a:miter lim="800000"/>
                        <a:headEnd/>
                        <a:tailEnd/>
                      </a:ln>
                    </pic:spPr>
                  </pic:pic>
                </a:graphicData>
              </a:graphic>
            </wp:inline>
          </w:drawing>
        </w:r>
      </w:del>
    </w:p>
    <w:p w:rsidR="00F733AB" w:rsidRPr="004F576E" w:rsidRDefault="004F576E" w:rsidP="004F576E">
      <w:pPr>
        <w:jc w:val="center"/>
        <w:rPr>
          <w:rFonts w:ascii="Times New Roman" w:hAnsi="Times New Roman" w:cs="Times New Roman"/>
          <w:lang w:val="en-US"/>
        </w:rPr>
      </w:pPr>
      <w:proofErr w:type="gramStart"/>
      <w:r>
        <w:rPr>
          <w:rFonts w:ascii="Times New Roman" w:hAnsi="Times New Roman" w:cs="Times New Roman" w:hint="eastAsia"/>
          <w:lang w:val="en-US"/>
        </w:rPr>
        <w:t>Fig.</w:t>
      </w:r>
      <w:proofErr w:type="gramEnd"/>
      <w:del w:id="393" w:author="jiangzhiy" w:date="2011-12-03T20:40:00Z">
        <w:r w:rsidDel="006C5C6B">
          <w:rPr>
            <w:rFonts w:ascii="Times New Roman" w:hAnsi="Times New Roman" w:cs="Times New Roman" w:hint="eastAsia"/>
            <w:lang w:val="en-US"/>
          </w:rPr>
          <w:delText>1</w:delText>
        </w:r>
        <w:r w:rsidR="00A239E4" w:rsidDel="006C5C6B">
          <w:rPr>
            <w:rFonts w:ascii="Times New Roman" w:hAnsi="Times New Roman" w:cs="Times New Roman"/>
            <w:lang w:val="en-US"/>
          </w:rPr>
          <w:delText>6</w:delText>
        </w:r>
        <w:r w:rsidDel="006C5C6B">
          <w:rPr>
            <w:rFonts w:ascii="Times New Roman" w:hAnsi="Times New Roman" w:cs="Times New Roman" w:hint="eastAsia"/>
            <w:lang w:val="en-US"/>
          </w:rPr>
          <w:delText xml:space="preserve"> </w:delText>
        </w:r>
      </w:del>
      <w:ins w:id="394" w:author="jiangzhiy" w:date="2011-12-03T20:40:00Z">
        <w:r w:rsidR="006C5C6B">
          <w:rPr>
            <w:rFonts w:ascii="Times New Roman" w:hAnsi="Times New Roman" w:cs="Times New Roman" w:hint="eastAsia"/>
            <w:lang w:val="en-US"/>
          </w:rPr>
          <w:t xml:space="preserve">17 </w:t>
        </w:r>
      </w:ins>
      <w:r w:rsidR="001F4C9A" w:rsidRPr="004F576E">
        <w:rPr>
          <w:rFonts w:ascii="Times New Roman" w:hAnsi="Times New Roman" w:cs="Times New Roman"/>
          <w:lang w:val="en-US"/>
        </w:rPr>
        <w:t xml:space="preserve">Normal parked condition, </w:t>
      </w:r>
      <w:r w:rsidRPr="00313724">
        <w:rPr>
          <w:rFonts w:ascii="Times New Roman" w:hAnsi="Times New Roman" w:cs="Times New Roman"/>
          <w:color w:val="000000"/>
        </w:rPr>
        <w:t>γ</w:t>
      </w:r>
      <w:r w:rsidRPr="004F576E">
        <w:rPr>
          <w:rFonts w:ascii="Times New Roman" w:hAnsi="Times New Roman" w:cs="Times New Roman" w:hint="eastAsia"/>
          <w:color w:val="000000"/>
          <w:vertAlign w:val="subscript"/>
          <w:lang w:val="en-US"/>
        </w:rPr>
        <w:t>2</w:t>
      </w:r>
      <w:r>
        <w:rPr>
          <w:rFonts w:ascii="Times New Roman" w:hAnsi="Times New Roman"/>
          <w:sz w:val="24"/>
          <w:szCs w:val="24"/>
          <w:lang w:val="en-US"/>
        </w:rPr>
        <w:t>=</w:t>
      </w:r>
      <w:r w:rsidRPr="004F576E">
        <w:rPr>
          <w:rFonts w:ascii="Times New Roman" w:hAnsi="Times New Roman" w:cs="Times New Roman" w:hint="eastAsia"/>
          <w:lang w:val="en-US"/>
        </w:rPr>
        <w:t>9</w:t>
      </w:r>
      <w:r w:rsidRPr="004F576E">
        <w:rPr>
          <w:rFonts w:ascii="Times New Roman" w:hAnsi="Times New Roman" w:cs="Times New Roman"/>
          <w:lang w:val="en-US"/>
        </w:rPr>
        <w:t>0 deg</w:t>
      </w:r>
      <w:r w:rsidR="00F733AB" w:rsidRPr="004F576E">
        <w:rPr>
          <w:rFonts w:ascii="Times New Roman" w:hAnsi="Times New Roman" w:cs="Times New Roman"/>
          <w:lang w:val="en-US"/>
        </w:rPr>
        <w:t xml:space="preserve">, </w:t>
      </w:r>
      <w:r>
        <w:rPr>
          <w:rFonts w:ascii="Times New Roman" w:hAnsi="Times New Roman" w:cs="Times New Roman" w:hint="eastAsia"/>
          <w:lang w:val="en-US"/>
        </w:rPr>
        <w:t>sea state D</w:t>
      </w:r>
    </w:p>
    <w:p w:rsidR="00281601" w:rsidRDefault="00A267D2" w:rsidP="001934C1">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When</w:t>
      </w:r>
      <w:r w:rsidR="00DF6C67">
        <w:rPr>
          <w:rFonts w:ascii="Times New Roman" w:hAnsi="Times New Roman" w:hint="eastAsia"/>
          <w:sz w:val="24"/>
          <w:szCs w:val="24"/>
          <w:lang w:val="en-US"/>
        </w:rPr>
        <w:t xml:space="preserve"> </w:t>
      </w:r>
      <w:r w:rsidR="009E6980">
        <w:rPr>
          <w:rFonts w:ascii="Times New Roman" w:hAnsi="Times New Roman"/>
          <w:sz w:val="24"/>
          <w:szCs w:val="24"/>
          <w:lang w:val="en-US"/>
        </w:rPr>
        <w:t>only blade</w:t>
      </w:r>
      <w:r>
        <w:rPr>
          <w:rFonts w:ascii="Times New Roman" w:hAnsi="Times New Roman" w:hint="eastAsia"/>
          <w:sz w:val="24"/>
          <w:szCs w:val="24"/>
          <w:lang w:val="en-US"/>
        </w:rPr>
        <w:t xml:space="preserve"> </w:t>
      </w:r>
      <w:r>
        <w:rPr>
          <w:rFonts w:ascii="Times New Roman" w:hAnsi="Times New Roman"/>
          <w:sz w:val="24"/>
          <w:szCs w:val="24"/>
          <w:lang w:val="en-US"/>
        </w:rPr>
        <w:t>2 is seized</w:t>
      </w:r>
      <w:r>
        <w:rPr>
          <w:rFonts w:ascii="Times New Roman" w:hAnsi="Times New Roman" w:hint="eastAsia"/>
          <w:sz w:val="24"/>
          <w:szCs w:val="24"/>
          <w:lang w:val="en-US"/>
        </w:rPr>
        <w:t xml:space="preserve"> (fault type</w:t>
      </w:r>
      <w:r w:rsidR="00C90E64">
        <w:rPr>
          <w:rFonts w:ascii="Times New Roman" w:hAnsi="Times New Roman" w:hint="eastAsia"/>
          <w:sz w:val="24"/>
          <w:szCs w:val="24"/>
          <w:lang w:val="en-US"/>
        </w:rPr>
        <w:t xml:space="preserve"> </w:t>
      </w:r>
      <w:r>
        <w:rPr>
          <w:rFonts w:ascii="Times New Roman" w:hAnsi="Times New Roman" w:hint="eastAsia"/>
          <w:sz w:val="24"/>
          <w:szCs w:val="24"/>
          <w:lang w:val="en-US"/>
        </w:rPr>
        <w:t xml:space="preserve">1), a difference in the blade azimuth would create a more uneven distribution of wind loads </w:t>
      </w:r>
      <w:r w:rsidR="001934C1">
        <w:rPr>
          <w:rFonts w:ascii="Times New Roman" w:hAnsi="Times New Roman" w:hint="eastAsia"/>
          <w:sz w:val="24"/>
          <w:szCs w:val="24"/>
          <w:lang w:val="en-US"/>
        </w:rPr>
        <w:t>than</w:t>
      </w:r>
      <w:r>
        <w:rPr>
          <w:rFonts w:ascii="Times New Roman" w:hAnsi="Times New Roman" w:hint="eastAsia"/>
          <w:sz w:val="24"/>
          <w:szCs w:val="24"/>
          <w:lang w:val="en-US"/>
        </w:rPr>
        <w:t xml:space="preserve"> with fault type</w:t>
      </w:r>
      <w:r w:rsidR="001934C1">
        <w:rPr>
          <w:rFonts w:ascii="Times New Roman" w:hAnsi="Times New Roman" w:hint="eastAsia"/>
          <w:sz w:val="24"/>
          <w:szCs w:val="24"/>
          <w:lang w:val="en-US"/>
        </w:rPr>
        <w:t xml:space="preserve"> 3</w:t>
      </w:r>
      <w:r>
        <w:rPr>
          <w:rFonts w:ascii="Times New Roman" w:hAnsi="Times New Roman" w:hint="eastAsia"/>
          <w:sz w:val="24"/>
          <w:szCs w:val="24"/>
          <w:lang w:val="en-US"/>
        </w:rPr>
        <w:t xml:space="preserve">. </w:t>
      </w:r>
      <w:ins w:id="395" w:author="jiangzhiy" w:date="2011-12-04T19:29:00Z">
        <w:r w:rsidR="00C52AA3">
          <w:rPr>
            <w:rFonts w:ascii="Times New Roman" w:hAnsi="Times New Roman" w:hint="eastAsia"/>
            <w:sz w:val="24"/>
            <w:szCs w:val="24"/>
            <w:lang w:val="en-US"/>
          </w:rPr>
          <w:t>Axis-symmetrical blade</w:t>
        </w:r>
      </w:ins>
      <w:ins w:id="396" w:author="jiangzhiy" w:date="2011-12-04T19:19:00Z">
        <w:r w:rsidR="00312FA7">
          <w:rPr>
            <w:rFonts w:ascii="Times New Roman" w:hAnsi="Times New Roman" w:hint="eastAsia"/>
            <w:sz w:val="24"/>
            <w:szCs w:val="24"/>
            <w:lang w:val="en-US"/>
          </w:rPr>
          <w:t xml:space="preserve"> </w:t>
        </w:r>
      </w:ins>
      <w:ins w:id="397" w:author="jiangzhiy" w:date="2011-12-04T19:29:00Z">
        <w:r w:rsidR="00C52AA3">
          <w:rPr>
            <w:rFonts w:ascii="Times New Roman" w:hAnsi="Times New Roman" w:hint="eastAsia"/>
            <w:sz w:val="24"/>
            <w:szCs w:val="24"/>
            <w:lang w:val="en-US"/>
          </w:rPr>
          <w:t xml:space="preserve">position </w:t>
        </w:r>
      </w:ins>
      <w:del w:id="398" w:author="jiangzhiy" w:date="2011-12-04T19:19:00Z">
        <w:r w:rsidR="0067513B" w:rsidRPr="00721359" w:rsidDel="00312FA7">
          <w:rPr>
            <w:rFonts w:ascii="Times New Roman" w:hAnsi="Times New Roman" w:hint="eastAsia"/>
            <w:sz w:val="24"/>
            <w:szCs w:val="24"/>
            <w:lang w:val="en-US"/>
          </w:rPr>
          <w:delText xml:space="preserve">Symmetrical blade position </w:delText>
        </w:r>
      </w:del>
      <w:r w:rsidR="002C5A9F">
        <w:rPr>
          <w:rFonts w:ascii="Times New Roman" w:hAnsi="Times New Roman"/>
          <w:sz w:val="24"/>
          <w:szCs w:val="24"/>
          <w:lang w:val="en-US"/>
        </w:rPr>
        <w:t>lead</w:t>
      </w:r>
      <w:r w:rsidR="007D628C">
        <w:rPr>
          <w:rFonts w:ascii="Times New Roman" w:hAnsi="Times New Roman" w:hint="eastAsia"/>
          <w:sz w:val="24"/>
          <w:szCs w:val="24"/>
          <w:lang w:val="en-US"/>
        </w:rPr>
        <w:t>s</w:t>
      </w:r>
      <w:r w:rsidR="002C5A9F">
        <w:rPr>
          <w:rFonts w:ascii="Times New Roman" w:hAnsi="Times New Roman"/>
          <w:sz w:val="24"/>
          <w:szCs w:val="24"/>
          <w:lang w:val="en-US"/>
        </w:rPr>
        <w:t xml:space="preserve"> to less roll </w:t>
      </w:r>
      <w:r w:rsidR="0004519C">
        <w:rPr>
          <w:rFonts w:ascii="Times New Roman" w:hAnsi="Times New Roman"/>
          <w:sz w:val="24"/>
          <w:szCs w:val="24"/>
          <w:lang w:val="en-US"/>
        </w:rPr>
        <w:t xml:space="preserve">maximum values as well as standard variations. </w:t>
      </w:r>
      <w:r w:rsidR="002D1012">
        <w:rPr>
          <w:rFonts w:ascii="Times New Roman" w:hAnsi="Times New Roman" w:hint="eastAsia"/>
          <w:sz w:val="24"/>
          <w:szCs w:val="24"/>
          <w:lang w:val="en-US"/>
        </w:rPr>
        <w:t>This observation also holds</w:t>
      </w:r>
      <w:r w:rsidR="00E963F1">
        <w:rPr>
          <w:rFonts w:ascii="Times New Roman" w:hAnsi="Times New Roman" w:hint="eastAsia"/>
          <w:sz w:val="24"/>
          <w:szCs w:val="24"/>
          <w:lang w:val="en-US"/>
        </w:rPr>
        <w:t xml:space="preserve"> </w:t>
      </w:r>
      <w:r w:rsidR="002D1012">
        <w:rPr>
          <w:rFonts w:ascii="Times New Roman" w:hAnsi="Times New Roman" w:hint="eastAsia"/>
          <w:sz w:val="24"/>
          <w:szCs w:val="24"/>
          <w:lang w:val="en-US"/>
        </w:rPr>
        <w:t>for the yaw motion</w:t>
      </w:r>
      <w:r w:rsidR="00721359">
        <w:rPr>
          <w:rFonts w:ascii="Times New Roman" w:hAnsi="Times New Roman"/>
          <w:sz w:val="24"/>
          <w:szCs w:val="24"/>
          <w:lang w:val="en-US"/>
        </w:rPr>
        <w:t xml:space="preserve"> under</w:t>
      </w:r>
      <w:r w:rsidR="00721359">
        <w:rPr>
          <w:rFonts w:ascii="Times New Roman" w:hAnsi="Times New Roman" w:hint="eastAsia"/>
          <w:sz w:val="24"/>
          <w:szCs w:val="24"/>
          <w:lang w:val="en-US"/>
        </w:rPr>
        <w:t xml:space="preserve"> most of the conditions</w:t>
      </w:r>
      <w:r w:rsidR="002D1012">
        <w:rPr>
          <w:rFonts w:ascii="Times New Roman" w:hAnsi="Times New Roman" w:hint="eastAsia"/>
          <w:sz w:val="24"/>
          <w:szCs w:val="24"/>
          <w:lang w:val="en-US"/>
        </w:rPr>
        <w:t xml:space="preserve">. </w:t>
      </w:r>
      <w:r w:rsidR="0067513B">
        <w:rPr>
          <w:rFonts w:ascii="Times New Roman" w:hAnsi="Times New Roman" w:hint="eastAsia"/>
          <w:sz w:val="24"/>
          <w:szCs w:val="24"/>
          <w:lang w:val="en-US"/>
        </w:rPr>
        <w:t>For</w:t>
      </w:r>
      <w:r w:rsidR="0004519C">
        <w:rPr>
          <w:rFonts w:ascii="Times New Roman" w:hAnsi="Times New Roman"/>
          <w:sz w:val="24"/>
          <w:szCs w:val="24"/>
          <w:lang w:val="en-US"/>
        </w:rPr>
        <w:t xml:space="preserve"> sea state </w:t>
      </w:r>
      <w:r w:rsidR="00E963F1">
        <w:rPr>
          <w:rFonts w:ascii="Times New Roman" w:hAnsi="Times New Roman" w:hint="eastAsia"/>
          <w:sz w:val="24"/>
          <w:szCs w:val="24"/>
          <w:lang w:val="en-US"/>
        </w:rPr>
        <w:t>B</w:t>
      </w:r>
      <w:r w:rsidR="0004519C">
        <w:rPr>
          <w:rFonts w:ascii="Times New Roman" w:hAnsi="Times New Roman"/>
          <w:sz w:val="24"/>
          <w:szCs w:val="24"/>
          <w:lang w:val="en-US"/>
        </w:rPr>
        <w:t xml:space="preserve">, </w:t>
      </w:r>
      <w:r w:rsidR="0067513B">
        <w:rPr>
          <w:rFonts w:ascii="Times New Roman" w:hAnsi="Times New Roman" w:hint="eastAsia"/>
          <w:sz w:val="24"/>
          <w:szCs w:val="24"/>
          <w:lang w:val="en-US"/>
        </w:rPr>
        <w:t xml:space="preserve">when </w:t>
      </w:r>
      <w:r w:rsidR="00703D6F" w:rsidRPr="00313724">
        <w:rPr>
          <w:rFonts w:ascii="Times New Roman" w:hAnsi="Times New Roman" w:cs="Times New Roman"/>
          <w:color w:val="000000"/>
        </w:rPr>
        <w:t>γ</w:t>
      </w:r>
      <w:r w:rsidR="00703D6F" w:rsidRPr="008C403B">
        <w:rPr>
          <w:rFonts w:ascii="Times New Roman" w:hAnsi="Times New Roman" w:cs="Times New Roman"/>
          <w:color w:val="000000"/>
          <w:vertAlign w:val="subscript"/>
          <w:lang w:val="en-US"/>
        </w:rPr>
        <w:t>1</w:t>
      </w:r>
      <w:r w:rsidR="00703D6F">
        <w:rPr>
          <w:rFonts w:ascii="Times New Roman" w:hAnsi="Times New Roman"/>
          <w:sz w:val="24"/>
          <w:szCs w:val="24"/>
          <w:lang w:val="en-US"/>
        </w:rPr>
        <w:t>=0 deg</w:t>
      </w:r>
      <w:r w:rsidR="0004519C">
        <w:rPr>
          <w:rFonts w:ascii="Times New Roman" w:hAnsi="Times New Roman"/>
          <w:sz w:val="24"/>
          <w:szCs w:val="24"/>
          <w:lang w:val="en-US"/>
        </w:rPr>
        <w:t xml:space="preserve">, </w:t>
      </w:r>
      <w:r w:rsidR="0004519C">
        <w:rPr>
          <w:rFonts w:ascii="Times New Roman" w:hAnsi="Times New Roman"/>
          <w:sz w:val="24"/>
          <w:szCs w:val="24"/>
          <w:lang w:val="en-US"/>
        </w:rPr>
        <w:lastRenderedPageBreak/>
        <w:t>the minimum yaw angle experienced is -</w:t>
      </w:r>
      <w:r w:rsidR="009E391E">
        <w:rPr>
          <w:rFonts w:ascii="Times New Roman" w:hAnsi="Times New Roman"/>
          <w:sz w:val="24"/>
          <w:szCs w:val="24"/>
          <w:lang w:val="en-US"/>
        </w:rPr>
        <w:t>12.1</w:t>
      </w:r>
      <w:r w:rsidR="0004519C">
        <w:rPr>
          <w:rFonts w:ascii="Times New Roman" w:hAnsi="Times New Roman"/>
          <w:sz w:val="24"/>
          <w:szCs w:val="24"/>
          <w:lang w:val="en-US"/>
        </w:rPr>
        <w:t xml:space="preserve"> deg</w:t>
      </w:r>
      <w:r w:rsidR="007D628C">
        <w:rPr>
          <w:rFonts w:ascii="Times New Roman" w:hAnsi="Times New Roman" w:hint="eastAsia"/>
          <w:sz w:val="24"/>
          <w:szCs w:val="24"/>
          <w:lang w:val="en-US"/>
        </w:rPr>
        <w:t>; w</w:t>
      </w:r>
      <w:r w:rsidR="0004519C">
        <w:rPr>
          <w:rFonts w:ascii="Times New Roman" w:hAnsi="Times New Roman"/>
          <w:sz w:val="24"/>
          <w:szCs w:val="24"/>
          <w:lang w:val="en-US"/>
        </w:rPr>
        <w:t xml:space="preserve">hile </w:t>
      </w:r>
      <w:r w:rsidR="0004519C" w:rsidRPr="00313724">
        <w:rPr>
          <w:rFonts w:ascii="Times New Roman" w:hAnsi="Times New Roman" w:cs="Times New Roman"/>
          <w:color w:val="000000"/>
        </w:rPr>
        <w:t>γ</w:t>
      </w:r>
      <w:r w:rsidR="0004519C" w:rsidRPr="008C403B">
        <w:rPr>
          <w:rFonts w:ascii="Times New Roman" w:hAnsi="Times New Roman" w:cs="Times New Roman"/>
          <w:color w:val="000000"/>
          <w:vertAlign w:val="subscript"/>
          <w:lang w:val="en-US"/>
        </w:rPr>
        <w:t>1</w:t>
      </w:r>
      <w:r w:rsidR="0004519C">
        <w:rPr>
          <w:rFonts w:ascii="Times New Roman" w:hAnsi="Times New Roman"/>
          <w:sz w:val="24"/>
          <w:szCs w:val="24"/>
          <w:lang w:val="en-US"/>
        </w:rPr>
        <w:t>=60 deg results in a minimum yaw angle of -2.</w:t>
      </w:r>
      <w:r w:rsidR="00296154">
        <w:rPr>
          <w:rFonts w:ascii="Times New Roman" w:hAnsi="Times New Roman" w:hint="eastAsia"/>
          <w:sz w:val="24"/>
          <w:szCs w:val="24"/>
          <w:lang w:val="en-US"/>
        </w:rPr>
        <w:t>5</w:t>
      </w:r>
      <w:r w:rsidR="0004519C">
        <w:rPr>
          <w:rFonts w:ascii="Times New Roman" w:hAnsi="Times New Roman"/>
          <w:sz w:val="24"/>
          <w:szCs w:val="24"/>
          <w:lang w:val="en-US"/>
        </w:rPr>
        <w:t xml:space="preserve"> deg</w:t>
      </w:r>
      <w:r w:rsidR="006D5EEE">
        <w:rPr>
          <w:rFonts w:ascii="Times New Roman" w:hAnsi="Times New Roman" w:hint="eastAsia"/>
          <w:sz w:val="24"/>
          <w:szCs w:val="24"/>
          <w:lang w:val="en-US"/>
        </w:rPr>
        <w:t xml:space="preserve"> </w:t>
      </w:r>
      <w:r w:rsidR="005966D4">
        <w:rPr>
          <w:rFonts w:ascii="Times New Roman" w:hAnsi="Times New Roman"/>
          <w:sz w:val="24"/>
          <w:szCs w:val="24"/>
          <w:lang w:val="en-US"/>
        </w:rPr>
        <w:t>(Fig.</w:t>
      </w:r>
      <w:r w:rsidR="00703D6F">
        <w:rPr>
          <w:rFonts w:ascii="Times New Roman" w:hAnsi="Times New Roman" w:hint="eastAsia"/>
          <w:sz w:val="24"/>
          <w:szCs w:val="24"/>
          <w:lang w:val="en-US"/>
        </w:rPr>
        <w:t>1</w:t>
      </w:r>
      <w:r w:rsidR="00A239E4">
        <w:rPr>
          <w:rFonts w:ascii="Times New Roman" w:hAnsi="Times New Roman"/>
          <w:sz w:val="24"/>
          <w:szCs w:val="24"/>
          <w:lang w:val="en-US"/>
        </w:rPr>
        <w:t>7</w:t>
      </w:r>
      <w:r w:rsidR="00703D6F">
        <w:rPr>
          <w:rFonts w:ascii="Times New Roman" w:hAnsi="Times New Roman"/>
          <w:sz w:val="24"/>
          <w:szCs w:val="24"/>
          <w:lang w:val="en-US"/>
        </w:rPr>
        <w:t>)</w:t>
      </w:r>
      <w:r w:rsidR="0004519C">
        <w:rPr>
          <w:rFonts w:ascii="Times New Roman" w:hAnsi="Times New Roman"/>
          <w:sz w:val="24"/>
          <w:szCs w:val="24"/>
          <w:lang w:val="en-US"/>
        </w:rPr>
        <w:t>.</w:t>
      </w:r>
      <w:r w:rsidR="005966D4">
        <w:rPr>
          <w:rFonts w:ascii="Times New Roman" w:hAnsi="Times New Roman"/>
          <w:sz w:val="24"/>
          <w:szCs w:val="24"/>
          <w:lang w:val="en-US"/>
        </w:rPr>
        <w:t xml:space="preserve"> </w:t>
      </w:r>
      <w:r w:rsidR="00E91074">
        <w:rPr>
          <w:rFonts w:ascii="Times New Roman" w:hAnsi="Times New Roman" w:hint="eastAsia"/>
          <w:sz w:val="24"/>
          <w:szCs w:val="24"/>
          <w:lang w:val="en-US"/>
        </w:rPr>
        <w:t xml:space="preserve"> </w:t>
      </w:r>
      <w:r w:rsidR="0067513B">
        <w:rPr>
          <w:rFonts w:ascii="Times New Roman" w:hAnsi="Times New Roman" w:hint="eastAsia"/>
          <w:sz w:val="24"/>
          <w:szCs w:val="24"/>
          <w:lang w:val="en-US"/>
        </w:rPr>
        <w:t>B</w:t>
      </w:r>
      <w:r w:rsidR="00E91074">
        <w:rPr>
          <w:rFonts w:ascii="Times New Roman" w:hAnsi="Times New Roman" w:hint="eastAsia"/>
          <w:sz w:val="24"/>
          <w:szCs w:val="24"/>
          <w:lang w:val="en-US"/>
        </w:rPr>
        <w:t xml:space="preserve">lade azimuth is </w:t>
      </w:r>
      <w:r w:rsidR="00B073A7">
        <w:rPr>
          <w:rFonts w:ascii="Times New Roman" w:hAnsi="Times New Roman" w:hint="eastAsia"/>
          <w:sz w:val="24"/>
          <w:szCs w:val="24"/>
          <w:lang w:val="en-US"/>
        </w:rPr>
        <w:t>less</w:t>
      </w:r>
      <w:r w:rsidR="00E91074">
        <w:rPr>
          <w:rFonts w:ascii="Times New Roman" w:hAnsi="Times New Roman" w:hint="eastAsia"/>
          <w:sz w:val="24"/>
          <w:szCs w:val="24"/>
          <w:lang w:val="en-US"/>
        </w:rPr>
        <w:t xml:space="preserve"> i</w:t>
      </w:r>
      <w:r w:rsidR="000975B6">
        <w:rPr>
          <w:rFonts w:ascii="Times New Roman" w:hAnsi="Times New Roman" w:hint="eastAsia"/>
          <w:sz w:val="24"/>
          <w:szCs w:val="24"/>
          <w:lang w:val="en-US"/>
        </w:rPr>
        <w:t>mportant for fault</w:t>
      </w:r>
      <w:r w:rsidR="00E91074">
        <w:rPr>
          <w:rFonts w:ascii="Times New Roman" w:hAnsi="Times New Roman" w:hint="eastAsia"/>
          <w:sz w:val="24"/>
          <w:szCs w:val="24"/>
          <w:lang w:val="en-US"/>
        </w:rPr>
        <w:t xml:space="preserve"> type 3.</w:t>
      </w:r>
    </w:p>
    <w:p w:rsidR="001C7226" w:rsidRDefault="001C7226" w:rsidP="00902FC0">
      <w:pPr>
        <w:autoSpaceDE w:val="0"/>
        <w:autoSpaceDN w:val="0"/>
        <w:adjustRightInd w:val="0"/>
        <w:spacing w:after="0" w:line="240" w:lineRule="auto"/>
        <w:jc w:val="center"/>
        <w:rPr>
          <w:ins w:id="399" w:author="jiangzhiy" w:date="2011-12-04T20:06:00Z"/>
          <w:rFonts w:ascii="Times New Roman" w:hAnsi="Times New Roman" w:hint="eastAsia"/>
          <w:sz w:val="24"/>
          <w:szCs w:val="24"/>
          <w:lang w:val="en-US"/>
        </w:rPr>
      </w:pPr>
    </w:p>
    <w:p w:rsidR="008C403B" w:rsidRDefault="009E391E" w:rsidP="00902FC0">
      <w:pPr>
        <w:autoSpaceDE w:val="0"/>
        <w:autoSpaceDN w:val="0"/>
        <w:adjustRightInd w:val="0"/>
        <w:spacing w:after="0" w:line="240" w:lineRule="auto"/>
        <w:jc w:val="center"/>
        <w:rPr>
          <w:rFonts w:ascii="Times New Roman" w:hAnsi="Times New Roman"/>
          <w:sz w:val="24"/>
          <w:szCs w:val="24"/>
          <w:lang w:val="en-US"/>
        </w:rPr>
      </w:pPr>
      <w:r>
        <w:rPr>
          <w:rFonts w:ascii="Times New Roman" w:hAnsi="Times New Roman"/>
          <w:noProof/>
          <w:sz w:val="24"/>
          <w:szCs w:val="24"/>
        </w:rPr>
        <w:drawing>
          <wp:inline distT="0" distB="0" distL="0" distR="0">
            <wp:extent cx="3719946" cy="294409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6" cstate="print"/>
                    <a:srcRect l="2080" t="5117" r="7923"/>
                    <a:stretch>
                      <a:fillRect/>
                    </a:stretch>
                  </pic:blipFill>
                  <pic:spPr bwMode="auto">
                    <a:xfrm>
                      <a:off x="0" y="0"/>
                      <a:ext cx="3719946" cy="2944091"/>
                    </a:xfrm>
                    <a:prstGeom prst="rect">
                      <a:avLst/>
                    </a:prstGeom>
                    <a:noFill/>
                    <a:ln w="9525">
                      <a:noFill/>
                      <a:miter lim="800000"/>
                      <a:headEnd/>
                      <a:tailEnd/>
                    </a:ln>
                  </pic:spPr>
                </pic:pic>
              </a:graphicData>
            </a:graphic>
          </wp:inline>
        </w:drawing>
      </w:r>
    </w:p>
    <w:p w:rsidR="005966D4" w:rsidRPr="004F576E" w:rsidRDefault="004F576E" w:rsidP="004F576E">
      <w:pPr>
        <w:jc w:val="center"/>
        <w:rPr>
          <w:rFonts w:ascii="Times New Roman" w:hAnsi="Times New Roman" w:cs="Times New Roman"/>
          <w:lang w:val="en-US"/>
        </w:rPr>
      </w:pPr>
      <w:proofErr w:type="gramStart"/>
      <w:r>
        <w:rPr>
          <w:rFonts w:ascii="Times New Roman" w:hAnsi="Times New Roman" w:cs="Times New Roman" w:hint="eastAsia"/>
          <w:lang w:val="en-US"/>
        </w:rPr>
        <w:t>Fig.</w:t>
      </w:r>
      <w:proofErr w:type="gramEnd"/>
      <w:del w:id="400" w:author="jiangzhiy" w:date="2011-12-03T20:40:00Z">
        <w:r w:rsidDel="006C5C6B">
          <w:rPr>
            <w:rFonts w:ascii="Times New Roman" w:hAnsi="Times New Roman" w:cs="Times New Roman" w:hint="eastAsia"/>
            <w:lang w:val="en-US"/>
          </w:rPr>
          <w:delText>1</w:delText>
        </w:r>
        <w:r w:rsidR="00A239E4" w:rsidDel="006C5C6B">
          <w:rPr>
            <w:rFonts w:ascii="Times New Roman" w:hAnsi="Times New Roman" w:cs="Times New Roman"/>
            <w:lang w:val="en-US"/>
          </w:rPr>
          <w:delText>7</w:delText>
        </w:r>
        <w:r w:rsidDel="006C5C6B">
          <w:rPr>
            <w:rFonts w:ascii="Times New Roman" w:hAnsi="Times New Roman" w:cs="Times New Roman" w:hint="eastAsia"/>
            <w:lang w:val="en-US"/>
          </w:rPr>
          <w:delText xml:space="preserve"> </w:delText>
        </w:r>
      </w:del>
      <w:ins w:id="401" w:author="jiangzhiy" w:date="2011-12-03T20:40:00Z">
        <w:r w:rsidR="006C5C6B">
          <w:rPr>
            <w:rFonts w:ascii="Times New Roman" w:hAnsi="Times New Roman" w:cs="Times New Roman" w:hint="eastAsia"/>
            <w:lang w:val="en-US"/>
          </w:rPr>
          <w:t xml:space="preserve">18 </w:t>
        </w:r>
      </w:ins>
      <w:r w:rsidR="00296154">
        <w:rPr>
          <w:rFonts w:ascii="Times New Roman" w:hAnsi="Times New Roman" w:cs="Times New Roman" w:hint="eastAsia"/>
          <w:lang w:val="en-US"/>
        </w:rPr>
        <w:t xml:space="preserve">Variation of </w:t>
      </w:r>
      <w:r w:rsidRPr="004F576E">
        <w:rPr>
          <w:rFonts w:ascii="Times New Roman" w:hAnsi="Times New Roman" w:cs="Times New Roman" w:hint="eastAsia"/>
          <w:lang w:val="en-US"/>
        </w:rPr>
        <w:t xml:space="preserve">the </w:t>
      </w:r>
      <w:r w:rsidR="00296154">
        <w:rPr>
          <w:rFonts w:ascii="Times New Roman" w:hAnsi="Times New Roman" w:cs="Times New Roman" w:hint="eastAsia"/>
          <w:lang w:val="en-US"/>
        </w:rPr>
        <w:t>extreme</w:t>
      </w:r>
      <w:r w:rsidR="005966D4" w:rsidRPr="004F576E">
        <w:rPr>
          <w:rFonts w:ascii="Times New Roman" w:hAnsi="Times New Roman" w:cs="Times New Roman"/>
          <w:lang w:val="en-US"/>
        </w:rPr>
        <w:t xml:space="preserve"> yaw </w:t>
      </w:r>
      <w:r w:rsidRPr="004F576E">
        <w:rPr>
          <w:rFonts w:ascii="Times New Roman" w:hAnsi="Times New Roman" w:cs="Times New Roman" w:hint="eastAsia"/>
          <w:lang w:val="en-US"/>
        </w:rPr>
        <w:t>angle with wave direction</w:t>
      </w:r>
      <w:r w:rsidR="005966D4" w:rsidRPr="004F576E">
        <w:rPr>
          <w:rFonts w:ascii="Times New Roman" w:hAnsi="Times New Roman" w:cs="Times New Roman"/>
          <w:lang w:val="en-US"/>
        </w:rPr>
        <w:t>, sea state</w:t>
      </w:r>
      <w:r w:rsidRPr="004F576E">
        <w:rPr>
          <w:rFonts w:ascii="Times New Roman" w:hAnsi="Times New Roman" w:cs="Times New Roman" w:hint="eastAsia"/>
          <w:lang w:val="en-US"/>
        </w:rPr>
        <w:t xml:space="preserve"> B</w:t>
      </w:r>
      <w:r w:rsidR="00296154">
        <w:rPr>
          <w:rFonts w:ascii="Times New Roman" w:hAnsi="Times New Roman" w:cs="Times New Roman" w:hint="eastAsia"/>
          <w:lang w:val="en-US"/>
        </w:rPr>
        <w:t>,</w:t>
      </w:r>
      <w:r w:rsidR="00296154" w:rsidRPr="00296154">
        <w:rPr>
          <w:rFonts w:ascii="Times New Roman" w:hAnsi="Times New Roman" w:cs="Times New Roman"/>
          <w:lang w:val="en-US"/>
        </w:rPr>
        <w:t xml:space="preserve"> </w:t>
      </w:r>
      <w:r w:rsidR="00296154">
        <w:rPr>
          <w:rFonts w:ascii="Times New Roman" w:hAnsi="Times New Roman" w:cs="Times New Roman"/>
          <w:lang w:val="en-US"/>
        </w:rPr>
        <w:t>fault type 1</w:t>
      </w:r>
    </w:p>
    <w:p w:rsidR="00A352F1" w:rsidRDefault="005123E5" w:rsidP="00ED6ECF">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sz w:val="24"/>
          <w:szCs w:val="24"/>
          <w:lang w:val="en-US"/>
        </w:rPr>
        <w:t>W</w:t>
      </w:r>
      <w:r>
        <w:rPr>
          <w:rFonts w:ascii="Times New Roman" w:hAnsi="Times New Roman" w:hint="eastAsia"/>
          <w:sz w:val="24"/>
          <w:szCs w:val="24"/>
          <w:lang w:val="en-US"/>
        </w:rPr>
        <w:t xml:space="preserve">ave misalignment plays a big role in </w:t>
      </w:r>
      <w:r w:rsidR="00A352F1">
        <w:rPr>
          <w:rFonts w:ascii="Times New Roman" w:hAnsi="Times New Roman" w:hint="eastAsia"/>
          <w:sz w:val="24"/>
          <w:szCs w:val="24"/>
          <w:lang w:val="en-US"/>
        </w:rPr>
        <w:t xml:space="preserve">the </w:t>
      </w:r>
      <w:r w:rsidR="004807F6">
        <w:rPr>
          <w:rFonts w:ascii="Times New Roman" w:hAnsi="Times New Roman" w:hint="eastAsia"/>
          <w:sz w:val="24"/>
          <w:szCs w:val="24"/>
          <w:lang w:val="en-US"/>
        </w:rPr>
        <w:t xml:space="preserve">extreme values and the standard deviation of the </w:t>
      </w:r>
      <w:r w:rsidR="00A352F1">
        <w:rPr>
          <w:rFonts w:ascii="Times New Roman" w:hAnsi="Times New Roman" w:hint="eastAsia"/>
          <w:sz w:val="24"/>
          <w:szCs w:val="24"/>
          <w:lang w:val="en-US"/>
        </w:rPr>
        <w:t xml:space="preserve">responses. </w:t>
      </w:r>
      <w:r w:rsidR="004807F6">
        <w:rPr>
          <w:rFonts w:ascii="Times New Roman" w:hAnsi="Times New Roman" w:hint="eastAsia"/>
          <w:sz w:val="24"/>
          <w:szCs w:val="24"/>
          <w:lang w:val="en-US"/>
        </w:rPr>
        <w:t xml:space="preserve">The mean values of the responses are governed by the wind loads and are less sensitive to the wave direction. </w:t>
      </w:r>
      <w:r w:rsidR="00A352F1">
        <w:rPr>
          <w:rFonts w:ascii="Times New Roman" w:hAnsi="Times New Roman" w:hint="eastAsia"/>
          <w:sz w:val="24"/>
          <w:szCs w:val="24"/>
          <w:lang w:val="en-US"/>
        </w:rPr>
        <w:t xml:space="preserve">All of the </w:t>
      </w:r>
      <w:r w:rsidR="00404FDA">
        <w:rPr>
          <w:rFonts w:ascii="Times New Roman" w:hAnsi="Times New Roman"/>
          <w:sz w:val="24"/>
          <w:szCs w:val="24"/>
          <w:lang w:val="en-US"/>
        </w:rPr>
        <w:t>extreme</w:t>
      </w:r>
      <w:r w:rsidR="00404FDA">
        <w:rPr>
          <w:rFonts w:ascii="Times New Roman" w:hAnsi="Times New Roman" w:hint="eastAsia"/>
          <w:sz w:val="24"/>
          <w:szCs w:val="24"/>
          <w:lang w:val="en-US"/>
        </w:rPr>
        <w:t xml:space="preserve"> </w:t>
      </w:r>
      <w:r w:rsidR="00A352F1">
        <w:rPr>
          <w:rFonts w:ascii="Times New Roman" w:hAnsi="Times New Roman" w:hint="eastAsia"/>
          <w:sz w:val="24"/>
          <w:szCs w:val="24"/>
          <w:lang w:val="en-US"/>
        </w:rPr>
        <w:t xml:space="preserve">responses except yaw motion </w:t>
      </w:r>
      <w:r w:rsidR="00902FC0">
        <w:rPr>
          <w:rFonts w:ascii="Times New Roman" w:hAnsi="Times New Roman" w:hint="eastAsia"/>
          <w:sz w:val="24"/>
          <w:szCs w:val="24"/>
          <w:lang w:val="en-US"/>
        </w:rPr>
        <w:t>have consistent wave misalignment</w:t>
      </w:r>
      <w:r w:rsidR="00404FDA">
        <w:rPr>
          <w:rFonts w:ascii="Times New Roman" w:hAnsi="Times New Roman" w:hint="eastAsia"/>
          <w:sz w:val="24"/>
          <w:szCs w:val="24"/>
          <w:lang w:val="en-US"/>
        </w:rPr>
        <w:t xml:space="preserve"> in the 1-year sea states</w:t>
      </w:r>
      <w:r w:rsidR="00902FC0">
        <w:rPr>
          <w:rFonts w:ascii="Times New Roman" w:hAnsi="Times New Roman" w:hint="eastAsia"/>
          <w:sz w:val="24"/>
          <w:szCs w:val="24"/>
          <w:lang w:val="en-US"/>
        </w:rPr>
        <w:t>.</w:t>
      </w:r>
      <w:r w:rsidR="00404FDA">
        <w:rPr>
          <w:rFonts w:ascii="Times New Roman" w:hAnsi="Times New Roman" w:hint="eastAsia"/>
          <w:sz w:val="24"/>
          <w:szCs w:val="24"/>
          <w:lang w:val="en-US"/>
        </w:rPr>
        <w:t xml:space="preserve"> It </w:t>
      </w:r>
      <w:r w:rsidR="00296154">
        <w:rPr>
          <w:rFonts w:ascii="Times New Roman" w:hAnsi="Times New Roman" w:hint="eastAsia"/>
          <w:sz w:val="24"/>
          <w:szCs w:val="24"/>
          <w:lang w:val="en-US"/>
        </w:rPr>
        <w:t>is</w:t>
      </w:r>
      <w:r w:rsidR="00404FDA">
        <w:rPr>
          <w:rFonts w:ascii="Times New Roman" w:hAnsi="Times New Roman" w:hint="eastAsia"/>
          <w:sz w:val="24"/>
          <w:szCs w:val="24"/>
          <w:lang w:val="en-US"/>
        </w:rPr>
        <w:t xml:space="preserve"> </w:t>
      </w:r>
      <w:r w:rsidR="00296154">
        <w:rPr>
          <w:rFonts w:ascii="Times New Roman" w:hAnsi="Times New Roman" w:hint="eastAsia"/>
          <w:sz w:val="24"/>
          <w:szCs w:val="24"/>
          <w:lang w:val="en-US"/>
        </w:rPr>
        <w:t>shown in Table 4</w:t>
      </w:r>
      <w:r w:rsidR="00404FDA">
        <w:rPr>
          <w:rFonts w:ascii="Times New Roman" w:hAnsi="Times New Roman" w:hint="eastAsia"/>
          <w:sz w:val="24"/>
          <w:szCs w:val="24"/>
          <w:lang w:val="en-US"/>
        </w:rPr>
        <w:t xml:space="preserve"> that sea state B </w:t>
      </w:r>
      <w:r w:rsidR="00721359">
        <w:rPr>
          <w:rFonts w:ascii="Times New Roman" w:hAnsi="Times New Roman"/>
          <w:sz w:val="24"/>
          <w:szCs w:val="24"/>
          <w:lang w:val="en-US"/>
        </w:rPr>
        <w:t>which has the largest wind speed is</w:t>
      </w:r>
      <w:r w:rsidR="00404FDA">
        <w:rPr>
          <w:rFonts w:ascii="Times New Roman" w:hAnsi="Times New Roman" w:hint="eastAsia"/>
          <w:sz w:val="24"/>
          <w:szCs w:val="24"/>
          <w:lang w:val="en-US"/>
        </w:rPr>
        <w:t xml:space="preserve"> linked with </w:t>
      </w:r>
      <w:r w:rsidR="00721359">
        <w:rPr>
          <w:rFonts w:ascii="Times New Roman" w:hAnsi="Times New Roman"/>
          <w:sz w:val="24"/>
          <w:szCs w:val="24"/>
          <w:lang w:val="en-US"/>
        </w:rPr>
        <w:t>all</w:t>
      </w:r>
      <w:r w:rsidR="00404FDA">
        <w:rPr>
          <w:rFonts w:ascii="Times New Roman" w:hAnsi="Times New Roman" w:hint="eastAsia"/>
          <w:sz w:val="24"/>
          <w:szCs w:val="24"/>
          <w:lang w:val="en-US"/>
        </w:rPr>
        <w:t xml:space="preserve"> of the response extremes.</w:t>
      </w:r>
      <w:r w:rsidR="009E61C3">
        <w:rPr>
          <w:rFonts w:ascii="Times New Roman" w:hAnsi="Times New Roman" w:hint="eastAsia"/>
          <w:sz w:val="24"/>
          <w:szCs w:val="24"/>
          <w:lang w:val="en-US"/>
        </w:rPr>
        <w:t xml:space="preserve"> </w:t>
      </w:r>
      <w:ins w:id="402" w:author="jiangzhiy" w:date="2011-12-04T20:08:00Z">
        <w:r w:rsidR="001C7226">
          <w:rPr>
            <w:rFonts w:ascii="Times New Roman" w:hAnsi="Times New Roman" w:hint="eastAsia"/>
            <w:sz w:val="24"/>
            <w:szCs w:val="24"/>
            <w:lang w:val="en-US"/>
          </w:rPr>
          <w:t xml:space="preserve">Under the 1-year environmental condition, </w:t>
        </w:r>
      </w:ins>
      <w:ins w:id="403" w:author="jiangzhiy" w:date="2011-12-04T20:09:00Z">
        <w:r w:rsidR="001C7226">
          <w:rPr>
            <w:rFonts w:ascii="Times New Roman" w:hAnsi="Times New Roman" w:hint="eastAsia"/>
            <w:sz w:val="24"/>
            <w:szCs w:val="24"/>
            <w:lang w:val="en-US"/>
          </w:rPr>
          <w:t xml:space="preserve">wind speed </w:t>
        </w:r>
      </w:ins>
      <w:ins w:id="404" w:author="jiangzhiy" w:date="2011-12-04T20:10:00Z">
        <w:r w:rsidR="001C7226">
          <w:rPr>
            <w:rFonts w:ascii="Times New Roman" w:hAnsi="Times New Roman" w:hint="eastAsia"/>
            <w:sz w:val="24"/>
            <w:szCs w:val="24"/>
            <w:lang w:val="en-US"/>
          </w:rPr>
          <w:t xml:space="preserve">seems to </w:t>
        </w:r>
      </w:ins>
      <w:ins w:id="405" w:author="jiangzhiy" w:date="2011-12-04T20:09:00Z">
        <w:r w:rsidR="001C7226">
          <w:rPr>
            <w:rFonts w:ascii="Times New Roman" w:hAnsi="Times New Roman" w:hint="eastAsia"/>
            <w:sz w:val="24"/>
            <w:szCs w:val="24"/>
            <w:lang w:val="en-US"/>
          </w:rPr>
          <w:t>contribute</w:t>
        </w:r>
      </w:ins>
      <w:ins w:id="406" w:author="jiangzhiy" w:date="2011-12-04T20:10:00Z">
        <w:r w:rsidR="001C7226">
          <w:rPr>
            <w:rFonts w:ascii="Times New Roman" w:hAnsi="Times New Roman" w:hint="eastAsia"/>
            <w:sz w:val="24"/>
            <w:szCs w:val="24"/>
            <w:lang w:val="en-US"/>
          </w:rPr>
          <w:t xml:space="preserve"> more to </w:t>
        </w:r>
      </w:ins>
      <w:ins w:id="407" w:author="jiangzhiy" w:date="2011-12-04T20:08:00Z">
        <w:r w:rsidR="001C7226">
          <w:rPr>
            <w:rFonts w:ascii="Times New Roman" w:hAnsi="Times New Roman" w:hint="eastAsia"/>
            <w:sz w:val="24"/>
            <w:szCs w:val="24"/>
            <w:lang w:val="en-US"/>
          </w:rPr>
          <w:t>the response extremes</w:t>
        </w:r>
      </w:ins>
      <w:ins w:id="408" w:author="jiangzhiy" w:date="2011-12-04T20:10:00Z">
        <w:r w:rsidR="001C7226">
          <w:rPr>
            <w:rFonts w:ascii="Times New Roman" w:hAnsi="Times New Roman" w:hint="eastAsia"/>
            <w:sz w:val="24"/>
            <w:szCs w:val="24"/>
            <w:lang w:val="en-US"/>
          </w:rPr>
          <w:t xml:space="preserve"> than </w:t>
        </w:r>
      </w:ins>
      <w:ins w:id="409" w:author="jiangzhiy" w:date="2011-12-04T20:11:00Z">
        <w:r w:rsidR="001C7226">
          <w:rPr>
            <w:rFonts w:ascii="Times New Roman" w:hAnsi="Times New Roman" w:hint="eastAsia"/>
            <w:sz w:val="24"/>
            <w:szCs w:val="24"/>
            <w:lang w:val="en-US"/>
          </w:rPr>
          <w:t xml:space="preserve">significant </w:t>
        </w:r>
      </w:ins>
      <w:ins w:id="410" w:author="jiangzhiy" w:date="2011-12-04T20:10:00Z">
        <w:r w:rsidR="001C7226">
          <w:rPr>
            <w:rFonts w:ascii="Times New Roman" w:hAnsi="Times New Roman" w:hint="eastAsia"/>
            <w:sz w:val="24"/>
            <w:szCs w:val="24"/>
            <w:lang w:val="en-US"/>
          </w:rPr>
          <w:t>wave height does</w:t>
        </w:r>
      </w:ins>
      <w:ins w:id="411" w:author="jiangzhiy" w:date="2011-12-04T20:09:00Z">
        <w:r w:rsidR="001C7226">
          <w:rPr>
            <w:rFonts w:ascii="Times New Roman" w:hAnsi="Times New Roman" w:hint="eastAsia"/>
            <w:sz w:val="24"/>
            <w:szCs w:val="24"/>
            <w:lang w:val="en-US"/>
          </w:rPr>
          <w:t>.</w:t>
        </w:r>
      </w:ins>
    </w:p>
    <w:p w:rsidR="00ED6ECF" w:rsidRDefault="00ED6ECF" w:rsidP="00ED6ECF">
      <w:pPr>
        <w:autoSpaceDE w:val="0"/>
        <w:autoSpaceDN w:val="0"/>
        <w:adjustRightInd w:val="0"/>
        <w:spacing w:after="0" w:line="240" w:lineRule="auto"/>
        <w:jc w:val="both"/>
        <w:rPr>
          <w:rFonts w:ascii="Times New Roman" w:hAnsi="Times New Roman"/>
          <w:sz w:val="24"/>
          <w:szCs w:val="24"/>
          <w:lang w:val="en-US"/>
        </w:rPr>
      </w:pPr>
    </w:p>
    <w:p w:rsidR="00A352F1" w:rsidRDefault="00A352F1" w:rsidP="005966D4">
      <w:pPr>
        <w:autoSpaceDE w:val="0"/>
        <w:autoSpaceDN w:val="0"/>
        <w:adjustRightInd w:val="0"/>
        <w:spacing w:after="0" w:line="240" w:lineRule="auto"/>
        <w:rPr>
          <w:rFonts w:ascii="Times New Roman" w:hAnsi="Times New Roman"/>
          <w:sz w:val="24"/>
          <w:szCs w:val="24"/>
          <w:lang w:val="en-US"/>
        </w:rPr>
      </w:pPr>
      <w:r>
        <w:rPr>
          <w:rFonts w:ascii="Times New Roman" w:hAnsi="Times New Roman" w:hint="eastAsia"/>
          <w:sz w:val="24"/>
          <w:szCs w:val="24"/>
          <w:lang w:val="en-US"/>
        </w:rPr>
        <w:t>Table</w:t>
      </w:r>
      <w:r w:rsidR="005619AF">
        <w:rPr>
          <w:rFonts w:ascii="Times New Roman" w:hAnsi="Times New Roman" w:hint="eastAsia"/>
          <w:sz w:val="24"/>
          <w:szCs w:val="24"/>
          <w:lang w:val="en-US"/>
        </w:rPr>
        <w:t xml:space="preserve"> 4</w:t>
      </w:r>
      <w:r w:rsidR="00296154">
        <w:rPr>
          <w:rFonts w:ascii="Times New Roman" w:hAnsi="Times New Roman" w:hint="eastAsia"/>
          <w:sz w:val="24"/>
          <w:szCs w:val="24"/>
          <w:lang w:val="en-US"/>
        </w:rPr>
        <w:t xml:space="preserve"> </w:t>
      </w:r>
      <w:r w:rsidR="00B81D7B">
        <w:rPr>
          <w:rFonts w:ascii="Times New Roman" w:hAnsi="Times New Roman" w:hint="eastAsia"/>
          <w:sz w:val="24"/>
          <w:szCs w:val="24"/>
          <w:lang w:val="en-US"/>
        </w:rPr>
        <w:t xml:space="preserve">Response </w:t>
      </w:r>
      <w:r>
        <w:rPr>
          <w:rFonts w:ascii="Times New Roman" w:hAnsi="Times New Roman" w:hint="eastAsia"/>
          <w:sz w:val="24"/>
          <w:szCs w:val="24"/>
          <w:lang w:val="en-US"/>
        </w:rPr>
        <w:t>extreme</w:t>
      </w:r>
      <w:r w:rsidR="00721359">
        <w:rPr>
          <w:rFonts w:ascii="Times New Roman" w:hAnsi="Times New Roman"/>
          <w:sz w:val="24"/>
          <w:szCs w:val="24"/>
          <w:lang w:val="en-US"/>
        </w:rPr>
        <w:t>s</w:t>
      </w:r>
      <w:r w:rsidR="00B81D7B">
        <w:rPr>
          <w:rFonts w:ascii="Times New Roman" w:hAnsi="Times New Roman" w:hint="eastAsia"/>
          <w:sz w:val="24"/>
          <w:szCs w:val="24"/>
          <w:lang w:val="en-US"/>
        </w:rPr>
        <w:t xml:space="preserve"> and </w:t>
      </w:r>
      <w:r w:rsidR="00296154">
        <w:rPr>
          <w:rFonts w:ascii="Times New Roman" w:hAnsi="Times New Roman" w:hint="eastAsia"/>
          <w:sz w:val="24"/>
          <w:szCs w:val="24"/>
          <w:lang w:val="en-US"/>
        </w:rPr>
        <w:t>characteristics of the parked cases</w:t>
      </w:r>
      <w:r w:rsidR="00B81D7B">
        <w:rPr>
          <w:rFonts w:ascii="Times New Roman" w:hAnsi="Times New Roman" w:hint="eastAsia"/>
          <w:sz w:val="24"/>
          <w:szCs w:val="24"/>
          <w:lang w:val="en-US"/>
        </w:rPr>
        <w:t xml:space="preserve"> (</w:t>
      </w:r>
      <w:r w:rsidR="00296154">
        <w:rPr>
          <w:rFonts w:ascii="Times New Roman" w:hAnsi="Times New Roman" w:hint="eastAsia"/>
          <w:sz w:val="24"/>
          <w:szCs w:val="24"/>
          <w:lang w:val="en-US"/>
        </w:rPr>
        <w:t xml:space="preserve">based on 1-year environment and </w:t>
      </w:r>
      <w:r w:rsidR="00B81D7B">
        <w:rPr>
          <w:rFonts w:ascii="Times New Roman" w:hAnsi="Times New Roman" w:hint="eastAsia"/>
          <w:sz w:val="24"/>
          <w:szCs w:val="24"/>
          <w:lang w:val="en-US"/>
        </w:rPr>
        <w:t>1-hour simulation)</w:t>
      </w:r>
    </w:p>
    <w:p w:rsidR="00A352F1" w:rsidRDefault="00A352F1" w:rsidP="005966D4">
      <w:pPr>
        <w:autoSpaceDE w:val="0"/>
        <w:autoSpaceDN w:val="0"/>
        <w:adjustRightInd w:val="0"/>
        <w:spacing w:after="0" w:line="240" w:lineRule="auto"/>
        <w:rPr>
          <w:rFonts w:ascii="Times New Roman" w:hAnsi="Times New Roman"/>
          <w:sz w:val="24"/>
          <w:szCs w:val="24"/>
          <w:lang w:val="en-US"/>
        </w:rPr>
      </w:pPr>
    </w:p>
    <w:tbl>
      <w:tblPr>
        <w:tblpPr w:leftFromText="141" w:rightFromText="141" w:vertAnchor="text" w:horzAnchor="margin" w:tblpXSpec="center" w:tblpY="-6658"/>
        <w:tblW w:w="5723" w:type="pct"/>
        <w:tblLayout w:type="fixed"/>
        <w:tblCellMar>
          <w:left w:w="0" w:type="dxa"/>
          <w:right w:w="0" w:type="dxa"/>
        </w:tblCellMar>
        <w:tblLook w:val="04A0"/>
        <w:tblPrChange w:id="412" w:author="jiangzhiy" w:date="2011-12-04T20:07:00Z">
          <w:tblPr>
            <w:tblpPr w:leftFromText="141" w:rightFromText="141" w:vertAnchor="text" w:horzAnchor="margin" w:tblpXSpec="center" w:tblpY="-7072"/>
            <w:tblW w:w="5723" w:type="pct"/>
            <w:tblLayout w:type="fixed"/>
            <w:tblCellMar>
              <w:left w:w="0" w:type="dxa"/>
              <w:right w:w="0" w:type="dxa"/>
            </w:tblCellMar>
            <w:tblLook w:val="04A0"/>
          </w:tblPr>
        </w:tblPrChange>
      </w:tblPr>
      <w:tblGrid>
        <w:gridCol w:w="2552"/>
        <w:gridCol w:w="1417"/>
        <w:gridCol w:w="2271"/>
        <w:gridCol w:w="2196"/>
        <w:gridCol w:w="994"/>
        <w:gridCol w:w="988"/>
        <w:tblGridChange w:id="413">
          <w:tblGrid>
            <w:gridCol w:w="2552"/>
            <w:gridCol w:w="1417"/>
            <w:gridCol w:w="2271"/>
            <w:gridCol w:w="2196"/>
            <w:gridCol w:w="994"/>
            <w:gridCol w:w="988"/>
          </w:tblGrid>
        </w:tblGridChange>
      </w:tblGrid>
      <w:tr w:rsidR="00902FC0" w:rsidRPr="00A352F1" w:rsidTr="001C7226">
        <w:trPr>
          <w:trHeight w:val="519"/>
          <w:trPrChange w:id="414" w:author="jiangzhiy" w:date="2011-12-04T20:07:00Z">
            <w:trPr>
              <w:trHeight w:val="519"/>
            </w:trPr>
          </w:trPrChange>
        </w:trPr>
        <w:tc>
          <w:tcPr>
            <w:tcW w:w="1225" w:type="pct"/>
            <w:tcBorders>
              <w:top w:val="single" w:sz="12" w:space="0" w:color="auto"/>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center"/>
            <w:hideMark/>
            <w:tcPrChange w:id="415" w:author="jiangzhiy" w:date="2011-12-04T20:07:00Z">
              <w:tcPr>
                <w:tcW w:w="1225" w:type="pct"/>
                <w:tcBorders>
                  <w:top w:val="single" w:sz="12" w:space="0" w:color="auto"/>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center"/>
                <w:hideMark/>
              </w:tcPr>
            </w:tcPrChange>
          </w:tcPr>
          <w:p w:rsidR="00902FC0" w:rsidRPr="00A352F1" w:rsidRDefault="00902FC0" w:rsidP="001C7226">
            <w:pPr>
              <w:rPr>
                <w:rFonts w:ascii="Times New Roman" w:hAnsi="Times New Roman" w:cs="Times New Roman"/>
                <w:color w:val="000000"/>
                <w:lang w:val="en-US"/>
              </w:rPr>
            </w:pPr>
            <w:r w:rsidRPr="00A352F1">
              <w:rPr>
                <w:rFonts w:ascii="Times New Roman" w:hAnsi="Times New Roman" w:cs="Times New Roman"/>
                <w:color w:val="000000"/>
                <w:lang w:val="en-US"/>
              </w:rPr>
              <w:lastRenderedPageBreak/>
              <w:t> </w:t>
            </w:r>
          </w:p>
        </w:tc>
        <w:tc>
          <w:tcPr>
            <w:tcW w:w="680" w:type="pct"/>
            <w:tcBorders>
              <w:top w:val="single" w:sz="12" w:space="0" w:color="auto"/>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Change w:id="416" w:author="jiangzhiy" w:date="2011-12-04T20:07:00Z">
              <w:tcPr>
                <w:tcW w:w="680" w:type="pct"/>
                <w:tcBorders>
                  <w:top w:val="single" w:sz="12" w:space="0" w:color="auto"/>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tcPrChange>
          </w:tcPr>
          <w:p w:rsidR="00902FC0" w:rsidRPr="00A352F1" w:rsidRDefault="00902FC0" w:rsidP="001C7226">
            <w:pPr>
              <w:rPr>
                <w:rFonts w:ascii="Times New Roman" w:hAnsi="Times New Roman" w:cs="Times New Roman"/>
                <w:color w:val="000000"/>
              </w:rPr>
            </w:pPr>
            <w:proofErr w:type="spellStart"/>
            <w:r w:rsidRPr="00A352F1">
              <w:rPr>
                <w:rFonts w:ascii="Times New Roman" w:hAnsi="Times New Roman" w:cs="Times New Roman"/>
                <w:color w:val="000000"/>
              </w:rPr>
              <w:t>Extrem</w:t>
            </w:r>
            <w:r w:rsidR="00B81D7B">
              <w:rPr>
                <w:rFonts w:ascii="Times New Roman" w:hAnsi="Times New Roman" w:cs="Times New Roman" w:hint="eastAsia"/>
                <w:color w:val="000000"/>
              </w:rPr>
              <w:t>e</w:t>
            </w:r>
            <w:proofErr w:type="spellEnd"/>
            <w:r w:rsidRPr="00A352F1">
              <w:rPr>
                <w:rFonts w:ascii="Times New Roman" w:hAnsi="Times New Roman" w:cs="Times New Roman"/>
                <w:color w:val="000000"/>
              </w:rPr>
              <w:t xml:space="preserve"> </w:t>
            </w:r>
            <w:proofErr w:type="spellStart"/>
            <w:r w:rsidRPr="00A352F1">
              <w:rPr>
                <w:rFonts w:ascii="Times New Roman" w:hAnsi="Times New Roman" w:cs="Times New Roman"/>
                <w:color w:val="000000"/>
              </w:rPr>
              <w:t>Value</w:t>
            </w:r>
            <w:proofErr w:type="spellEnd"/>
            <w:r w:rsidRPr="00A352F1">
              <w:rPr>
                <w:rFonts w:ascii="Times New Roman" w:hAnsi="Times New Roman" w:cs="Times New Roman"/>
                <w:color w:val="000000"/>
              </w:rPr>
              <w:t xml:space="preserve"> </w:t>
            </w:r>
          </w:p>
        </w:tc>
        <w:tc>
          <w:tcPr>
            <w:tcW w:w="1090" w:type="pct"/>
            <w:tcBorders>
              <w:top w:val="single" w:sz="12" w:space="0" w:color="auto"/>
              <w:left w:val="nil"/>
              <w:bottom w:val="single" w:sz="12" w:space="0" w:color="auto"/>
              <w:right w:val="single" w:sz="12" w:space="0" w:color="auto"/>
            </w:tcBorders>
            <w:shd w:val="clear" w:color="auto" w:fill="auto"/>
            <w:tcMar>
              <w:top w:w="11" w:type="dxa"/>
              <w:left w:w="11" w:type="dxa"/>
              <w:bottom w:w="0" w:type="dxa"/>
              <w:right w:w="11" w:type="dxa"/>
            </w:tcMar>
            <w:vAlign w:val="center"/>
            <w:hideMark/>
            <w:tcPrChange w:id="417" w:author="jiangzhiy" w:date="2011-12-04T20:07:00Z">
              <w:tcPr>
                <w:tcW w:w="1090" w:type="pct"/>
                <w:tcBorders>
                  <w:top w:val="single" w:sz="12" w:space="0" w:color="auto"/>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tcPrChange>
          </w:tcPr>
          <w:p w:rsidR="00902FC0" w:rsidRPr="00A352F1" w:rsidRDefault="00ED2CF4" w:rsidP="001C7226">
            <w:pPr>
              <w:rPr>
                <w:rFonts w:ascii="Times New Roman" w:hAnsi="Times New Roman" w:cs="Times New Roman"/>
                <w:color w:val="000000"/>
              </w:rPr>
            </w:pPr>
            <w:proofErr w:type="spellStart"/>
            <w:r>
              <w:rPr>
                <w:rFonts w:ascii="Times New Roman" w:hAnsi="Times New Roman" w:cs="Times New Roman"/>
                <w:color w:val="000000"/>
              </w:rPr>
              <w:t>Blade</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Azimuth</w:t>
            </w:r>
            <w:proofErr w:type="spellEnd"/>
            <w:r>
              <w:rPr>
                <w:rFonts w:ascii="Times New Roman" w:hAnsi="Times New Roman" w:cs="Times New Roman"/>
                <w:color w:val="000000"/>
              </w:rPr>
              <w:t xml:space="preserve"> γ</w:t>
            </w:r>
            <w:r w:rsidRPr="00ED2CF4">
              <w:rPr>
                <w:rFonts w:ascii="Times New Roman" w:hAnsi="Times New Roman" w:cs="Times New Roman"/>
                <w:color w:val="000000"/>
                <w:vertAlign w:val="subscript"/>
              </w:rPr>
              <w:t>1</w:t>
            </w:r>
            <w:r>
              <w:rPr>
                <w:rFonts w:ascii="Times New Roman" w:hAnsi="Times New Roman" w:cs="Times New Roman"/>
                <w:color w:val="000000"/>
              </w:rPr>
              <w:t xml:space="preserve"> </w:t>
            </w:r>
            <w:r w:rsidR="00902FC0" w:rsidRPr="00A352F1">
              <w:rPr>
                <w:rFonts w:ascii="Times New Roman" w:hAnsi="Times New Roman" w:cs="Times New Roman"/>
                <w:color w:val="000000"/>
              </w:rPr>
              <w:t>(deg)</w:t>
            </w:r>
          </w:p>
        </w:tc>
        <w:tc>
          <w:tcPr>
            <w:tcW w:w="1054" w:type="pct"/>
            <w:tcBorders>
              <w:top w:val="single" w:sz="12" w:space="0" w:color="auto"/>
              <w:left w:val="nil"/>
              <w:bottom w:val="single" w:sz="12" w:space="0" w:color="auto"/>
              <w:right w:val="single" w:sz="12" w:space="0" w:color="auto"/>
            </w:tcBorders>
            <w:shd w:val="clear" w:color="auto" w:fill="auto"/>
            <w:tcMar>
              <w:top w:w="11" w:type="dxa"/>
              <w:left w:w="11" w:type="dxa"/>
              <w:bottom w:w="0" w:type="dxa"/>
              <w:right w:w="11" w:type="dxa"/>
            </w:tcMar>
            <w:vAlign w:val="center"/>
            <w:hideMark/>
            <w:tcPrChange w:id="418" w:author="jiangzhiy" w:date="2011-12-04T20:07:00Z">
              <w:tcPr>
                <w:tcW w:w="1054" w:type="pct"/>
                <w:tcBorders>
                  <w:top w:val="single" w:sz="12" w:space="0" w:color="auto"/>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tcPrChange>
          </w:tcPr>
          <w:p w:rsidR="00902FC0" w:rsidRPr="00A352F1" w:rsidRDefault="00ED6ECF" w:rsidP="001C7226">
            <w:pPr>
              <w:rPr>
                <w:rFonts w:ascii="Times New Roman" w:hAnsi="Times New Roman" w:cs="Times New Roman"/>
                <w:color w:val="000000"/>
              </w:rPr>
            </w:pPr>
            <w:proofErr w:type="spellStart"/>
            <w:r>
              <w:rPr>
                <w:rFonts w:ascii="Times New Roman" w:hAnsi="Times New Roman" w:cs="Times New Roman" w:hint="eastAsia"/>
                <w:color w:val="000000"/>
              </w:rPr>
              <w:t>Misalignment</w:t>
            </w:r>
            <w:proofErr w:type="spellEnd"/>
            <w:r>
              <w:rPr>
                <w:rFonts w:ascii="Times New Roman" w:hAnsi="Times New Roman" w:cs="Times New Roman" w:hint="eastAsia"/>
                <w:color w:val="000000"/>
              </w:rPr>
              <w:t xml:space="preserve"> </w:t>
            </w:r>
            <w:r w:rsidR="00902FC0" w:rsidRPr="00A352F1">
              <w:rPr>
                <w:rFonts w:ascii="Times New Roman" w:hAnsi="Times New Roman" w:cs="Times New Roman"/>
                <w:color w:val="000000"/>
              </w:rPr>
              <w:t>γ</w:t>
            </w:r>
            <w:r w:rsidR="00902FC0" w:rsidRPr="00ED2CF4">
              <w:rPr>
                <w:rFonts w:ascii="Times New Roman" w:hAnsi="Times New Roman" w:cs="Times New Roman"/>
                <w:color w:val="000000"/>
                <w:vertAlign w:val="subscript"/>
              </w:rPr>
              <w:t>2</w:t>
            </w:r>
            <w:r w:rsidR="00902FC0" w:rsidRPr="00A352F1">
              <w:rPr>
                <w:rFonts w:ascii="Times New Roman" w:hAnsi="Times New Roman" w:cs="Times New Roman"/>
                <w:color w:val="000000"/>
              </w:rPr>
              <w:t xml:space="preserve"> (deg)</w:t>
            </w:r>
          </w:p>
        </w:tc>
        <w:tc>
          <w:tcPr>
            <w:tcW w:w="477" w:type="pct"/>
            <w:tcBorders>
              <w:top w:val="single" w:sz="12" w:space="0" w:color="auto"/>
              <w:left w:val="nil"/>
              <w:bottom w:val="single" w:sz="12" w:space="0" w:color="auto"/>
              <w:right w:val="single" w:sz="12" w:space="0" w:color="auto"/>
            </w:tcBorders>
            <w:shd w:val="clear" w:color="auto" w:fill="auto"/>
            <w:tcMar>
              <w:top w:w="11" w:type="dxa"/>
              <w:left w:w="11" w:type="dxa"/>
              <w:bottom w:w="0" w:type="dxa"/>
              <w:right w:w="11" w:type="dxa"/>
            </w:tcMar>
            <w:vAlign w:val="center"/>
            <w:hideMark/>
            <w:tcPrChange w:id="419" w:author="jiangzhiy" w:date="2011-12-04T20:07:00Z">
              <w:tcPr>
                <w:tcW w:w="477" w:type="pct"/>
                <w:tcBorders>
                  <w:top w:val="single" w:sz="12" w:space="0" w:color="auto"/>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tcPrChange>
          </w:tcPr>
          <w:p w:rsidR="00902FC0" w:rsidRPr="00A352F1" w:rsidRDefault="00902FC0" w:rsidP="001C7226">
            <w:pPr>
              <w:rPr>
                <w:rFonts w:ascii="Times New Roman" w:hAnsi="Times New Roman" w:cs="Times New Roman"/>
                <w:color w:val="000000"/>
              </w:rPr>
            </w:pPr>
            <w:proofErr w:type="spellStart"/>
            <w:r w:rsidRPr="00A352F1">
              <w:rPr>
                <w:rFonts w:ascii="Times New Roman" w:hAnsi="Times New Roman" w:cs="Times New Roman"/>
                <w:color w:val="000000"/>
              </w:rPr>
              <w:t>Sea</w:t>
            </w:r>
            <w:proofErr w:type="spellEnd"/>
            <w:r w:rsidRPr="00A352F1">
              <w:rPr>
                <w:rFonts w:ascii="Times New Roman" w:hAnsi="Times New Roman" w:cs="Times New Roman"/>
                <w:color w:val="000000"/>
              </w:rPr>
              <w:t xml:space="preserve"> State</w:t>
            </w:r>
          </w:p>
        </w:tc>
        <w:tc>
          <w:tcPr>
            <w:tcW w:w="474" w:type="pct"/>
            <w:tcBorders>
              <w:top w:val="single" w:sz="12" w:space="0" w:color="auto"/>
              <w:left w:val="nil"/>
              <w:bottom w:val="single" w:sz="12" w:space="0" w:color="auto"/>
              <w:right w:val="single" w:sz="12" w:space="0" w:color="auto"/>
            </w:tcBorders>
            <w:shd w:val="clear" w:color="auto" w:fill="auto"/>
            <w:tcMar>
              <w:top w:w="11" w:type="dxa"/>
              <w:left w:w="11" w:type="dxa"/>
              <w:bottom w:w="0" w:type="dxa"/>
              <w:right w:w="11" w:type="dxa"/>
            </w:tcMar>
            <w:vAlign w:val="center"/>
            <w:hideMark/>
            <w:tcPrChange w:id="420" w:author="jiangzhiy" w:date="2011-12-04T20:07:00Z">
              <w:tcPr>
                <w:tcW w:w="474" w:type="pct"/>
                <w:tcBorders>
                  <w:top w:val="single" w:sz="12" w:space="0" w:color="auto"/>
                  <w:left w:val="nil"/>
                  <w:bottom w:val="single" w:sz="12" w:space="0" w:color="auto"/>
                  <w:right w:val="single" w:sz="12" w:space="0" w:color="auto"/>
                </w:tcBorders>
                <w:shd w:val="clear" w:color="auto" w:fill="auto"/>
                <w:tcMar>
                  <w:top w:w="11" w:type="dxa"/>
                  <w:left w:w="11" w:type="dxa"/>
                  <w:bottom w:w="0" w:type="dxa"/>
                  <w:right w:w="11" w:type="dxa"/>
                </w:tcMar>
                <w:vAlign w:val="center"/>
                <w:hideMark/>
              </w:tcPr>
            </w:tcPrChange>
          </w:tcPr>
          <w:p w:rsidR="00902FC0" w:rsidRPr="00A352F1" w:rsidRDefault="00902FC0" w:rsidP="001C7226">
            <w:pPr>
              <w:rPr>
                <w:rFonts w:ascii="Times New Roman" w:hAnsi="Times New Roman" w:cs="Times New Roman"/>
                <w:color w:val="000000"/>
              </w:rPr>
            </w:pPr>
            <w:proofErr w:type="spellStart"/>
            <w:r w:rsidRPr="00A352F1">
              <w:rPr>
                <w:rFonts w:ascii="Times New Roman" w:hAnsi="Times New Roman" w:cs="Times New Roman"/>
                <w:color w:val="000000"/>
              </w:rPr>
              <w:t>Fault</w:t>
            </w:r>
            <w:proofErr w:type="spellEnd"/>
            <w:r w:rsidRPr="00A352F1">
              <w:rPr>
                <w:rFonts w:ascii="Times New Roman" w:hAnsi="Times New Roman" w:cs="Times New Roman"/>
                <w:color w:val="000000"/>
              </w:rPr>
              <w:t xml:space="preserve"> type</w:t>
            </w:r>
          </w:p>
        </w:tc>
      </w:tr>
      <w:tr w:rsidR="00902FC0" w:rsidRPr="00A352F1" w:rsidTr="001C7226">
        <w:trPr>
          <w:trHeight w:val="519"/>
          <w:trPrChange w:id="421" w:author="jiangzhiy" w:date="2011-12-04T20:07:00Z">
            <w:trPr>
              <w:trHeight w:val="519"/>
            </w:trPr>
          </w:trPrChange>
        </w:trPr>
        <w:tc>
          <w:tcPr>
            <w:tcW w:w="1225" w:type="pct"/>
            <w:tcBorders>
              <w:top w:val="nil"/>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center"/>
            <w:hideMark/>
            <w:tcPrChange w:id="422" w:author="jiangzhiy" w:date="2011-12-04T20:07:00Z">
              <w:tcPr>
                <w:tcW w:w="1225" w:type="pct"/>
                <w:tcBorders>
                  <w:top w:val="nil"/>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center"/>
                <w:hideMark/>
              </w:tcPr>
            </w:tcPrChange>
          </w:tcPr>
          <w:p w:rsidR="00902FC0" w:rsidRPr="00A352F1" w:rsidRDefault="00902FC0" w:rsidP="001C7226">
            <w:pPr>
              <w:rPr>
                <w:rFonts w:ascii="Times New Roman" w:hAnsi="Times New Roman" w:cs="Times New Roman"/>
                <w:color w:val="000000"/>
                <w:sz w:val="24"/>
                <w:szCs w:val="24"/>
              </w:rPr>
            </w:pPr>
            <w:proofErr w:type="spellStart"/>
            <w:r w:rsidRPr="00A352F1">
              <w:rPr>
                <w:rFonts w:ascii="Times New Roman" w:hAnsi="Times New Roman" w:cs="Times New Roman"/>
                <w:color w:val="000000"/>
              </w:rPr>
              <w:t>Surge</w:t>
            </w:r>
            <w:proofErr w:type="spellEnd"/>
            <w:r w:rsidRPr="00A352F1">
              <w:rPr>
                <w:rFonts w:ascii="Times New Roman" w:hAnsi="Times New Roman" w:cs="Times New Roman"/>
                <w:color w:val="000000"/>
              </w:rPr>
              <w:t xml:space="preserve"> (m)</w:t>
            </w:r>
          </w:p>
        </w:tc>
        <w:tc>
          <w:tcPr>
            <w:tcW w:w="68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Change w:id="423" w:author="jiangzhiy" w:date="2011-12-04T20:07:00Z">
              <w:tcPr>
                <w:tcW w:w="68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tcPrChange>
          </w:tcPr>
          <w:p w:rsidR="00902FC0" w:rsidRPr="00A352F1" w:rsidRDefault="00902FC0" w:rsidP="001C7226">
            <w:pPr>
              <w:rPr>
                <w:rFonts w:ascii="Times New Roman" w:hAnsi="Times New Roman" w:cs="Times New Roman"/>
                <w:color w:val="000000"/>
              </w:rPr>
            </w:pPr>
            <w:r w:rsidRPr="00A352F1">
              <w:rPr>
                <w:rFonts w:ascii="Times New Roman" w:hAnsi="Times New Roman" w:cs="Times New Roman"/>
                <w:color w:val="000000"/>
              </w:rPr>
              <w:t>77.2</w:t>
            </w:r>
          </w:p>
        </w:tc>
        <w:tc>
          <w:tcPr>
            <w:tcW w:w="109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Change w:id="424" w:author="jiangzhiy" w:date="2011-12-04T20:07:00Z">
              <w:tcPr>
                <w:tcW w:w="109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tcPrChange>
          </w:tcPr>
          <w:p w:rsidR="00902FC0" w:rsidRPr="00A352F1" w:rsidRDefault="00902FC0" w:rsidP="001C7226">
            <w:pPr>
              <w:rPr>
                <w:rFonts w:ascii="Times New Roman" w:hAnsi="Times New Roman" w:cs="Times New Roman"/>
                <w:color w:val="000000"/>
              </w:rPr>
            </w:pPr>
            <w:r w:rsidRPr="00A352F1">
              <w:rPr>
                <w:rFonts w:ascii="Times New Roman" w:hAnsi="Times New Roman" w:cs="Times New Roman"/>
                <w:color w:val="000000"/>
              </w:rPr>
              <w:t>30</w:t>
            </w:r>
          </w:p>
        </w:tc>
        <w:tc>
          <w:tcPr>
            <w:tcW w:w="105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Change w:id="425" w:author="jiangzhiy" w:date="2011-12-04T20:07:00Z">
              <w:tcPr>
                <w:tcW w:w="105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tcPrChange>
          </w:tcPr>
          <w:p w:rsidR="00902FC0" w:rsidRPr="00A352F1" w:rsidRDefault="00902FC0" w:rsidP="001C7226">
            <w:pPr>
              <w:rPr>
                <w:rFonts w:ascii="Times New Roman" w:hAnsi="Times New Roman" w:cs="Times New Roman"/>
                <w:color w:val="000000"/>
              </w:rPr>
            </w:pPr>
            <w:r w:rsidRPr="00A352F1">
              <w:rPr>
                <w:rFonts w:ascii="Times New Roman" w:hAnsi="Times New Roman" w:cs="Times New Roman"/>
                <w:color w:val="000000"/>
              </w:rPr>
              <w:t>0</w:t>
            </w:r>
          </w:p>
        </w:tc>
        <w:tc>
          <w:tcPr>
            <w:tcW w:w="477"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Change w:id="426" w:author="jiangzhiy" w:date="2011-12-04T20:07:00Z">
              <w:tcPr>
                <w:tcW w:w="477"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tcPrChange>
          </w:tcPr>
          <w:p w:rsidR="00902FC0" w:rsidRPr="00A352F1" w:rsidRDefault="00404FDA" w:rsidP="001C7226">
            <w:pPr>
              <w:rPr>
                <w:rFonts w:ascii="Times New Roman" w:hAnsi="Times New Roman" w:cs="Times New Roman"/>
                <w:color w:val="000000"/>
              </w:rPr>
            </w:pPr>
            <w:r>
              <w:rPr>
                <w:rFonts w:ascii="Times New Roman" w:hAnsi="Times New Roman" w:cs="Times New Roman" w:hint="eastAsia"/>
                <w:color w:val="000000"/>
              </w:rPr>
              <w:t>B</w:t>
            </w:r>
          </w:p>
        </w:tc>
        <w:tc>
          <w:tcPr>
            <w:tcW w:w="47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Change w:id="427" w:author="jiangzhiy" w:date="2011-12-04T20:07:00Z">
              <w:tcPr>
                <w:tcW w:w="47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tcPrChange>
          </w:tcPr>
          <w:p w:rsidR="00902FC0" w:rsidRPr="00A352F1" w:rsidRDefault="00902FC0" w:rsidP="001C7226">
            <w:pPr>
              <w:rPr>
                <w:rFonts w:ascii="Times New Roman" w:hAnsi="Times New Roman" w:cs="Times New Roman"/>
                <w:color w:val="000000"/>
              </w:rPr>
            </w:pPr>
            <w:r w:rsidRPr="00A352F1">
              <w:rPr>
                <w:rFonts w:ascii="Times New Roman" w:hAnsi="Times New Roman" w:cs="Times New Roman"/>
                <w:color w:val="000000"/>
              </w:rPr>
              <w:t>3</w:t>
            </w:r>
          </w:p>
        </w:tc>
      </w:tr>
      <w:tr w:rsidR="00902FC0" w:rsidRPr="00A352F1" w:rsidTr="001C7226">
        <w:trPr>
          <w:trHeight w:val="519"/>
          <w:trPrChange w:id="428" w:author="jiangzhiy" w:date="2011-12-04T20:07:00Z">
            <w:trPr>
              <w:trHeight w:val="519"/>
            </w:trPr>
          </w:trPrChange>
        </w:trPr>
        <w:tc>
          <w:tcPr>
            <w:tcW w:w="1225" w:type="pct"/>
            <w:tcBorders>
              <w:top w:val="nil"/>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center"/>
            <w:hideMark/>
            <w:tcPrChange w:id="429" w:author="jiangzhiy" w:date="2011-12-04T20:07:00Z">
              <w:tcPr>
                <w:tcW w:w="1225" w:type="pct"/>
                <w:tcBorders>
                  <w:top w:val="nil"/>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center"/>
                <w:hideMark/>
              </w:tcPr>
            </w:tcPrChange>
          </w:tcPr>
          <w:p w:rsidR="00902FC0" w:rsidRPr="00A352F1" w:rsidRDefault="00902FC0" w:rsidP="001C7226">
            <w:pPr>
              <w:rPr>
                <w:rFonts w:ascii="Times New Roman" w:hAnsi="Times New Roman" w:cs="Times New Roman"/>
                <w:color w:val="000000"/>
                <w:sz w:val="24"/>
                <w:szCs w:val="24"/>
              </w:rPr>
            </w:pPr>
            <w:proofErr w:type="spellStart"/>
            <w:r w:rsidRPr="00A352F1">
              <w:rPr>
                <w:rFonts w:ascii="Times New Roman" w:hAnsi="Times New Roman" w:cs="Times New Roman"/>
                <w:color w:val="000000"/>
              </w:rPr>
              <w:t>Sway</w:t>
            </w:r>
            <w:proofErr w:type="spellEnd"/>
            <w:r w:rsidRPr="00A352F1">
              <w:rPr>
                <w:rFonts w:ascii="Times New Roman" w:hAnsi="Times New Roman" w:cs="Times New Roman"/>
                <w:color w:val="000000"/>
              </w:rPr>
              <w:t xml:space="preserve"> (m)</w:t>
            </w:r>
          </w:p>
        </w:tc>
        <w:tc>
          <w:tcPr>
            <w:tcW w:w="68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Change w:id="430" w:author="jiangzhiy" w:date="2011-12-04T20:07:00Z">
              <w:tcPr>
                <w:tcW w:w="68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tcPrChange>
          </w:tcPr>
          <w:p w:rsidR="00902FC0" w:rsidRPr="00A352F1" w:rsidRDefault="00902FC0" w:rsidP="001C7226">
            <w:pPr>
              <w:rPr>
                <w:rFonts w:ascii="Times New Roman" w:hAnsi="Times New Roman" w:cs="Times New Roman"/>
                <w:color w:val="000000"/>
              </w:rPr>
            </w:pPr>
            <w:r w:rsidRPr="00A352F1">
              <w:rPr>
                <w:rFonts w:ascii="Times New Roman" w:hAnsi="Times New Roman" w:cs="Times New Roman"/>
                <w:color w:val="000000"/>
              </w:rPr>
              <w:t>-</w:t>
            </w:r>
            <w:r w:rsidR="00072F40">
              <w:rPr>
                <w:rFonts w:ascii="Times New Roman" w:hAnsi="Times New Roman" w:cs="Times New Roman"/>
                <w:color w:val="000000"/>
              </w:rPr>
              <w:t>24.1</w:t>
            </w:r>
          </w:p>
        </w:tc>
        <w:tc>
          <w:tcPr>
            <w:tcW w:w="109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Change w:id="431" w:author="jiangzhiy" w:date="2011-12-04T20:07:00Z">
              <w:tcPr>
                <w:tcW w:w="109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tcPrChange>
          </w:tcPr>
          <w:p w:rsidR="00902FC0" w:rsidRPr="00A352F1" w:rsidRDefault="00072F40" w:rsidP="001C7226">
            <w:pPr>
              <w:rPr>
                <w:rFonts w:ascii="Times New Roman" w:hAnsi="Times New Roman" w:cs="Times New Roman"/>
                <w:color w:val="000000"/>
              </w:rPr>
            </w:pPr>
            <w:r>
              <w:rPr>
                <w:rFonts w:ascii="Times New Roman" w:hAnsi="Times New Roman" w:cs="Times New Roman"/>
                <w:color w:val="000000"/>
              </w:rPr>
              <w:t>6</w:t>
            </w:r>
            <w:r w:rsidR="00902FC0" w:rsidRPr="00A352F1">
              <w:rPr>
                <w:rFonts w:ascii="Times New Roman" w:hAnsi="Times New Roman" w:cs="Times New Roman"/>
                <w:color w:val="000000"/>
              </w:rPr>
              <w:t>0</w:t>
            </w:r>
          </w:p>
        </w:tc>
        <w:tc>
          <w:tcPr>
            <w:tcW w:w="105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Change w:id="432" w:author="jiangzhiy" w:date="2011-12-04T20:07:00Z">
              <w:tcPr>
                <w:tcW w:w="105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tcPrChange>
          </w:tcPr>
          <w:p w:rsidR="00902FC0" w:rsidRPr="00A352F1" w:rsidRDefault="00902FC0" w:rsidP="001C7226">
            <w:pPr>
              <w:rPr>
                <w:rFonts w:ascii="Times New Roman" w:hAnsi="Times New Roman" w:cs="Times New Roman"/>
                <w:color w:val="000000"/>
              </w:rPr>
            </w:pPr>
            <w:r w:rsidRPr="00A352F1">
              <w:rPr>
                <w:rFonts w:ascii="Times New Roman" w:hAnsi="Times New Roman" w:cs="Times New Roman"/>
                <w:color w:val="000000"/>
              </w:rPr>
              <w:t>90</w:t>
            </w:r>
          </w:p>
        </w:tc>
        <w:tc>
          <w:tcPr>
            <w:tcW w:w="477"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Change w:id="433" w:author="jiangzhiy" w:date="2011-12-04T20:07:00Z">
              <w:tcPr>
                <w:tcW w:w="477"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tcPrChange>
          </w:tcPr>
          <w:p w:rsidR="00902FC0" w:rsidRPr="00A352F1" w:rsidRDefault="00404FDA" w:rsidP="001C7226">
            <w:pPr>
              <w:rPr>
                <w:rFonts w:ascii="Times New Roman" w:hAnsi="Times New Roman" w:cs="Times New Roman"/>
                <w:color w:val="000000"/>
              </w:rPr>
            </w:pPr>
            <w:r>
              <w:rPr>
                <w:rFonts w:ascii="Times New Roman" w:hAnsi="Times New Roman" w:cs="Times New Roman" w:hint="eastAsia"/>
                <w:color w:val="000000"/>
              </w:rPr>
              <w:t>B</w:t>
            </w:r>
          </w:p>
        </w:tc>
        <w:tc>
          <w:tcPr>
            <w:tcW w:w="47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Change w:id="434" w:author="jiangzhiy" w:date="2011-12-04T20:07:00Z">
              <w:tcPr>
                <w:tcW w:w="47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tcPrChange>
          </w:tcPr>
          <w:p w:rsidR="00902FC0" w:rsidRPr="00A352F1" w:rsidRDefault="00902FC0" w:rsidP="001C7226">
            <w:pPr>
              <w:rPr>
                <w:rFonts w:ascii="Times New Roman" w:hAnsi="Times New Roman" w:cs="Times New Roman"/>
                <w:color w:val="000000"/>
              </w:rPr>
            </w:pPr>
            <w:r w:rsidRPr="00A352F1">
              <w:rPr>
                <w:rFonts w:ascii="Times New Roman" w:hAnsi="Times New Roman" w:cs="Times New Roman"/>
                <w:color w:val="000000"/>
              </w:rPr>
              <w:t>0</w:t>
            </w:r>
          </w:p>
        </w:tc>
      </w:tr>
      <w:tr w:rsidR="00902FC0" w:rsidRPr="00A352F1" w:rsidTr="001C7226">
        <w:trPr>
          <w:trHeight w:val="519"/>
          <w:trPrChange w:id="435" w:author="jiangzhiy" w:date="2011-12-04T20:07:00Z">
            <w:trPr>
              <w:trHeight w:val="519"/>
            </w:trPr>
          </w:trPrChange>
        </w:trPr>
        <w:tc>
          <w:tcPr>
            <w:tcW w:w="1225" w:type="pct"/>
            <w:tcBorders>
              <w:top w:val="nil"/>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center"/>
            <w:hideMark/>
            <w:tcPrChange w:id="436" w:author="jiangzhiy" w:date="2011-12-04T20:07:00Z">
              <w:tcPr>
                <w:tcW w:w="1225" w:type="pct"/>
                <w:tcBorders>
                  <w:top w:val="nil"/>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center"/>
                <w:hideMark/>
              </w:tcPr>
            </w:tcPrChange>
          </w:tcPr>
          <w:p w:rsidR="00902FC0" w:rsidRPr="00A352F1" w:rsidRDefault="00902FC0" w:rsidP="001C7226">
            <w:pPr>
              <w:rPr>
                <w:rFonts w:ascii="Times New Roman" w:hAnsi="Times New Roman" w:cs="Times New Roman"/>
                <w:color w:val="000000"/>
                <w:sz w:val="24"/>
                <w:szCs w:val="24"/>
              </w:rPr>
            </w:pPr>
            <w:r w:rsidRPr="00A352F1">
              <w:rPr>
                <w:rFonts w:ascii="Times New Roman" w:hAnsi="Times New Roman" w:cs="Times New Roman"/>
                <w:color w:val="000000"/>
              </w:rPr>
              <w:t>Roll (deg)</w:t>
            </w:r>
          </w:p>
        </w:tc>
        <w:tc>
          <w:tcPr>
            <w:tcW w:w="68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Change w:id="437" w:author="jiangzhiy" w:date="2011-12-04T20:07:00Z">
              <w:tcPr>
                <w:tcW w:w="68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tcPrChange>
          </w:tcPr>
          <w:p w:rsidR="00902FC0" w:rsidRPr="00A352F1" w:rsidRDefault="00072F40" w:rsidP="001C7226">
            <w:pPr>
              <w:rPr>
                <w:rFonts w:ascii="Times New Roman" w:hAnsi="Times New Roman" w:cs="Times New Roman"/>
                <w:color w:val="000000"/>
              </w:rPr>
            </w:pPr>
            <w:r>
              <w:rPr>
                <w:rFonts w:ascii="Times New Roman" w:hAnsi="Times New Roman" w:cs="Times New Roman"/>
                <w:color w:val="000000"/>
              </w:rPr>
              <w:t>5.9</w:t>
            </w:r>
          </w:p>
        </w:tc>
        <w:tc>
          <w:tcPr>
            <w:tcW w:w="109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Change w:id="438" w:author="jiangzhiy" w:date="2011-12-04T20:07:00Z">
              <w:tcPr>
                <w:tcW w:w="109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tcPrChange>
          </w:tcPr>
          <w:p w:rsidR="00902FC0" w:rsidRPr="00A352F1" w:rsidRDefault="00902FC0" w:rsidP="001C7226">
            <w:pPr>
              <w:rPr>
                <w:rFonts w:ascii="Times New Roman" w:hAnsi="Times New Roman" w:cs="Times New Roman"/>
                <w:color w:val="000000"/>
              </w:rPr>
            </w:pPr>
            <w:r w:rsidRPr="00A352F1">
              <w:rPr>
                <w:rFonts w:ascii="Times New Roman" w:hAnsi="Times New Roman" w:cs="Times New Roman"/>
                <w:color w:val="000000"/>
              </w:rPr>
              <w:t>30</w:t>
            </w:r>
          </w:p>
        </w:tc>
        <w:tc>
          <w:tcPr>
            <w:tcW w:w="105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Change w:id="439" w:author="jiangzhiy" w:date="2011-12-04T20:07:00Z">
              <w:tcPr>
                <w:tcW w:w="105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tcPrChange>
          </w:tcPr>
          <w:p w:rsidR="00902FC0" w:rsidRPr="00A352F1" w:rsidRDefault="00072F40" w:rsidP="001C7226">
            <w:pPr>
              <w:rPr>
                <w:rFonts w:ascii="Times New Roman" w:hAnsi="Times New Roman" w:cs="Times New Roman"/>
                <w:color w:val="000000"/>
              </w:rPr>
            </w:pPr>
            <w:r>
              <w:rPr>
                <w:rFonts w:ascii="Times New Roman" w:hAnsi="Times New Roman" w:cs="Times New Roman"/>
                <w:color w:val="000000"/>
              </w:rPr>
              <w:t>90</w:t>
            </w:r>
          </w:p>
        </w:tc>
        <w:tc>
          <w:tcPr>
            <w:tcW w:w="477"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Change w:id="440" w:author="jiangzhiy" w:date="2011-12-04T20:07:00Z">
              <w:tcPr>
                <w:tcW w:w="477"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tcPrChange>
          </w:tcPr>
          <w:p w:rsidR="00902FC0" w:rsidRPr="00A352F1" w:rsidRDefault="00404FDA" w:rsidP="001C7226">
            <w:pPr>
              <w:rPr>
                <w:rFonts w:ascii="Times New Roman" w:hAnsi="Times New Roman" w:cs="Times New Roman"/>
                <w:color w:val="000000"/>
              </w:rPr>
            </w:pPr>
            <w:r>
              <w:rPr>
                <w:rFonts w:ascii="Times New Roman" w:hAnsi="Times New Roman" w:cs="Times New Roman" w:hint="eastAsia"/>
                <w:color w:val="000000"/>
              </w:rPr>
              <w:t>B</w:t>
            </w:r>
          </w:p>
        </w:tc>
        <w:tc>
          <w:tcPr>
            <w:tcW w:w="47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Change w:id="441" w:author="jiangzhiy" w:date="2011-12-04T20:07:00Z">
              <w:tcPr>
                <w:tcW w:w="47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tcPrChange>
          </w:tcPr>
          <w:p w:rsidR="00902FC0" w:rsidRPr="00A352F1" w:rsidRDefault="00902FC0" w:rsidP="001C7226">
            <w:pPr>
              <w:rPr>
                <w:rFonts w:ascii="Times New Roman" w:hAnsi="Times New Roman" w:cs="Times New Roman"/>
                <w:color w:val="000000"/>
              </w:rPr>
            </w:pPr>
            <w:r w:rsidRPr="00A352F1">
              <w:rPr>
                <w:rFonts w:ascii="Times New Roman" w:hAnsi="Times New Roman" w:cs="Times New Roman"/>
                <w:color w:val="000000"/>
              </w:rPr>
              <w:t>1</w:t>
            </w:r>
          </w:p>
        </w:tc>
      </w:tr>
      <w:tr w:rsidR="00902FC0" w:rsidRPr="00A352F1" w:rsidTr="001C7226">
        <w:trPr>
          <w:trHeight w:val="519"/>
          <w:trPrChange w:id="442" w:author="jiangzhiy" w:date="2011-12-04T20:07:00Z">
            <w:trPr>
              <w:trHeight w:val="519"/>
            </w:trPr>
          </w:trPrChange>
        </w:trPr>
        <w:tc>
          <w:tcPr>
            <w:tcW w:w="1225" w:type="pct"/>
            <w:tcBorders>
              <w:top w:val="nil"/>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center"/>
            <w:hideMark/>
            <w:tcPrChange w:id="443" w:author="jiangzhiy" w:date="2011-12-04T20:07:00Z">
              <w:tcPr>
                <w:tcW w:w="1225" w:type="pct"/>
                <w:tcBorders>
                  <w:top w:val="nil"/>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center"/>
                <w:hideMark/>
              </w:tcPr>
            </w:tcPrChange>
          </w:tcPr>
          <w:p w:rsidR="00902FC0" w:rsidRPr="00A352F1" w:rsidRDefault="00902FC0" w:rsidP="001C7226">
            <w:pPr>
              <w:rPr>
                <w:rFonts w:ascii="Times New Roman" w:hAnsi="Times New Roman" w:cs="Times New Roman"/>
                <w:color w:val="000000"/>
                <w:sz w:val="24"/>
                <w:szCs w:val="24"/>
              </w:rPr>
            </w:pPr>
            <w:r w:rsidRPr="00A352F1">
              <w:rPr>
                <w:rFonts w:ascii="Times New Roman" w:hAnsi="Times New Roman" w:cs="Times New Roman"/>
                <w:color w:val="000000"/>
              </w:rPr>
              <w:t>Pitch (deg)</w:t>
            </w:r>
          </w:p>
        </w:tc>
        <w:tc>
          <w:tcPr>
            <w:tcW w:w="68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Change w:id="444" w:author="jiangzhiy" w:date="2011-12-04T20:07:00Z">
              <w:tcPr>
                <w:tcW w:w="68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tcPrChange>
          </w:tcPr>
          <w:p w:rsidR="00902FC0" w:rsidRPr="00A352F1" w:rsidRDefault="00902FC0" w:rsidP="001C7226">
            <w:pPr>
              <w:rPr>
                <w:rFonts w:ascii="Times New Roman" w:hAnsi="Times New Roman" w:cs="Times New Roman"/>
                <w:color w:val="000000"/>
              </w:rPr>
            </w:pPr>
            <w:r w:rsidRPr="00A352F1">
              <w:rPr>
                <w:rFonts w:ascii="Times New Roman" w:hAnsi="Times New Roman" w:cs="Times New Roman"/>
                <w:color w:val="000000"/>
              </w:rPr>
              <w:t>15.3</w:t>
            </w:r>
          </w:p>
        </w:tc>
        <w:tc>
          <w:tcPr>
            <w:tcW w:w="109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Change w:id="445" w:author="jiangzhiy" w:date="2011-12-04T20:07:00Z">
              <w:tcPr>
                <w:tcW w:w="109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tcPrChange>
          </w:tcPr>
          <w:p w:rsidR="00902FC0" w:rsidRPr="00A352F1" w:rsidRDefault="00902FC0" w:rsidP="001C7226">
            <w:pPr>
              <w:rPr>
                <w:rFonts w:ascii="Times New Roman" w:hAnsi="Times New Roman" w:cs="Times New Roman"/>
                <w:color w:val="000000"/>
              </w:rPr>
            </w:pPr>
            <w:r w:rsidRPr="00A352F1">
              <w:rPr>
                <w:rFonts w:ascii="Times New Roman" w:hAnsi="Times New Roman" w:cs="Times New Roman"/>
                <w:color w:val="000000"/>
              </w:rPr>
              <w:t>30</w:t>
            </w:r>
          </w:p>
        </w:tc>
        <w:tc>
          <w:tcPr>
            <w:tcW w:w="105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Change w:id="446" w:author="jiangzhiy" w:date="2011-12-04T20:07:00Z">
              <w:tcPr>
                <w:tcW w:w="105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tcPrChange>
          </w:tcPr>
          <w:p w:rsidR="00902FC0" w:rsidRPr="00A352F1" w:rsidRDefault="00902FC0" w:rsidP="001C7226">
            <w:pPr>
              <w:rPr>
                <w:rFonts w:ascii="Times New Roman" w:hAnsi="Times New Roman" w:cs="Times New Roman"/>
                <w:color w:val="000000"/>
              </w:rPr>
            </w:pPr>
            <w:r w:rsidRPr="00A352F1">
              <w:rPr>
                <w:rFonts w:ascii="Times New Roman" w:hAnsi="Times New Roman" w:cs="Times New Roman"/>
                <w:color w:val="000000"/>
              </w:rPr>
              <w:t>0</w:t>
            </w:r>
          </w:p>
        </w:tc>
        <w:tc>
          <w:tcPr>
            <w:tcW w:w="477"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Change w:id="447" w:author="jiangzhiy" w:date="2011-12-04T20:07:00Z">
              <w:tcPr>
                <w:tcW w:w="477"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tcPrChange>
          </w:tcPr>
          <w:p w:rsidR="00902FC0" w:rsidRPr="00A352F1" w:rsidRDefault="00404FDA" w:rsidP="001C7226">
            <w:pPr>
              <w:rPr>
                <w:rFonts w:ascii="Times New Roman" w:hAnsi="Times New Roman" w:cs="Times New Roman"/>
                <w:color w:val="000000"/>
              </w:rPr>
            </w:pPr>
            <w:r>
              <w:rPr>
                <w:rFonts w:ascii="Times New Roman" w:hAnsi="Times New Roman" w:cs="Times New Roman" w:hint="eastAsia"/>
                <w:color w:val="000000"/>
              </w:rPr>
              <w:t>B</w:t>
            </w:r>
          </w:p>
        </w:tc>
        <w:tc>
          <w:tcPr>
            <w:tcW w:w="47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Change w:id="448" w:author="jiangzhiy" w:date="2011-12-04T20:07:00Z">
              <w:tcPr>
                <w:tcW w:w="47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tcPrChange>
          </w:tcPr>
          <w:p w:rsidR="00902FC0" w:rsidRPr="00A352F1" w:rsidRDefault="00902FC0" w:rsidP="001C7226">
            <w:pPr>
              <w:rPr>
                <w:rFonts w:ascii="Times New Roman" w:hAnsi="Times New Roman" w:cs="Times New Roman"/>
                <w:color w:val="000000"/>
              </w:rPr>
            </w:pPr>
            <w:r w:rsidRPr="00A352F1">
              <w:rPr>
                <w:rFonts w:ascii="Times New Roman" w:hAnsi="Times New Roman" w:cs="Times New Roman"/>
                <w:color w:val="000000"/>
              </w:rPr>
              <w:t>3</w:t>
            </w:r>
          </w:p>
        </w:tc>
      </w:tr>
      <w:tr w:rsidR="00902FC0" w:rsidRPr="00A352F1" w:rsidTr="001C7226">
        <w:trPr>
          <w:trHeight w:val="519"/>
          <w:trPrChange w:id="449" w:author="jiangzhiy" w:date="2011-12-04T20:07:00Z">
            <w:trPr>
              <w:trHeight w:val="519"/>
            </w:trPr>
          </w:trPrChange>
        </w:trPr>
        <w:tc>
          <w:tcPr>
            <w:tcW w:w="1225" w:type="pct"/>
            <w:tcBorders>
              <w:top w:val="nil"/>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center"/>
            <w:hideMark/>
            <w:tcPrChange w:id="450" w:author="jiangzhiy" w:date="2011-12-04T20:07:00Z">
              <w:tcPr>
                <w:tcW w:w="1225" w:type="pct"/>
                <w:tcBorders>
                  <w:top w:val="nil"/>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center"/>
                <w:hideMark/>
              </w:tcPr>
            </w:tcPrChange>
          </w:tcPr>
          <w:p w:rsidR="00902FC0" w:rsidRPr="00A352F1" w:rsidRDefault="00902FC0" w:rsidP="001C7226">
            <w:pPr>
              <w:rPr>
                <w:rFonts w:ascii="Times New Roman" w:hAnsi="Times New Roman" w:cs="Times New Roman"/>
                <w:color w:val="000000"/>
                <w:sz w:val="24"/>
                <w:szCs w:val="24"/>
              </w:rPr>
            </w:pPr>
            <w:proofErr w:type="spellStart"/>
            <w:r w:rsidRPr="00A352F1">
              <w:rPr>
                <w:rFonts w:ascii="Times New Roman" w:hAnsi="Times New Roman" w:cs="Times New Roman"/>
                <w:color w:val="000000"/>
              </w:rPr>
              <w:t>Yaw</w:t>
            </w:r>
            <w:proofErr w:type="spellEnd"/>
            <w:r w:rsidRPr="00A352F1">
              <w:rPr>
                <w:rFonts w:ascii="Times New Roman" w:hAnsi="Times New Roman" w:cs="Times New Roman"/>
                <w:color w:val="000000"/>
              </w:rPr>
              <w:t xml:space="preserve"> (deg)</w:t>
            </w:r>
          </w:p>
        </w:tc>
        <w:tc>
          <w:tcPr>
            <w:tcW w:w="68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Change w:id="451" w:author="jiangzhiy" w:date="2011-12-04T20:07:00Z">
              <w:tcPr>
                <w:tcW w:w="68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tcPrChange>
          </w:tcPr>
          <w:p w:rsidR="00902FC0" w:rsidRPr="00A352F1" w:rsidRDefault="00902FC0" w:rsidP="001C7226">
            <w:pPr>
              <w:rPr>
                <w:rFonts w:ascii="Times New Roman" w:hAnsi="Times New Roman" w:cs="Times New Roman"/>
                <w:color w:val="000000"/>
              </w:rPr>
            </w:pPr>
            <w:r w:rsidRPr="00A352F1">
              <w:rPr>
                <w:rFonts w:ascii="Times New Roman" w:hAnsi="Times New Roman" w:cs="Times New Roman"/>
                <w:color w:val="000000"/>
              </w:rPr>
              <w:t>-1</w:t>
            </w:r>
            <w:r w:rsidR="00072F40">
              <w:rPr>
                <w:rFonts w:ascii="Times New Roman" w:hAnsi="Times New Roman" w:cs="Times New Roman"/>
                <w:color w:val="000000"/>
              </w:rPr>
              <w:t>2.1</w:t>
            </w:r>
          </w:p>
        </w:tc>
        <w:tc>
          <w:tcPr>
            <w:tcW w:w="109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Change w:id="452" w:author="jiangzhiy" w:date="2011-12-04T20:07:00Z">
              <w:tcPr>
                <w:tcW w:w="109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tcPrChange>
          </w:tcPr>
          <w:p w:rsidR="00902FC0" w:rsidRPr="00A352F1" w:rsidRDefault="00902FC0" w:rsidP="001C7226">
            <w:pPr>
              <w:rPr>
                <w:rFonts w:ascii="Times New Roman" w:hAnsi="Times New Roman" w:cs="Times New Roman"/>
                <w:color w:val="000000"/>
              </w:rPr>
            </w:pPr>
            <w:r w:rsidRPr="00A352F1">
              <w:rPr>
                <w:rFonts w:ascii="Times New Roman" w:hAnsi="Times New Roman" w:cs="Times New Roman"/>
                <w:color w:val="000000"/>
              </w:rPr>
              <w:t>0</w:t>
            </w:r>
          </w:p>
        </w:tc>
        <w:tc>
          <w:tcPr>
            <w:tcW w:w="105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Change w:id="453" w:author="jiangzhiy" w:date="2011-12-04T20:07:00Z">
              <w:tcPr>
                <w:tcW w:w="105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tcPrChange>
          </w:tcPr>
          <w:p w:rsidR="00902FC0" w:rsidRPr="00A352F1" w:rsidRDefault="00902FC0" w:rsidP="001C7226">
            <w:pPr>
              <w:rPr>
                <w:rFonts w:ascii="Times New Roman" w:hAnsi="Times New Roman" w:cs="Times New Roman"/>
                <w:color w:val="000000"/>
              </w:rPr>
            </w:pPr>
            <w:r w:rsidRPr="00A352F1">
              <w:rPr>
                <w:rFonts w:ascii="Times New Roman" w:hAnsi="Times New Roman" w:cs="Times New Roman"/>
                <w:color w:val="000000"/>
              </w:rPr>
              <w:t>0</w:t>
            </w:r>
          </w:p>
        </w:tc>
        <w:tc>
          <w:tcPr>
            <w:tcW w:w="477"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Change w:id="454" w:author="jiangzhiy" w:date="2011-12-04T20:07:00Z">
              <w:tcPr>
                <w:tcW w:w="477"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tcPrChange>
          </w:tcPr>
          <w:p w:rsidR="00902FC0" w:rsidRPr="00A352F1" w:rsidRDefault="00404FDA" w:rsidP="001C7226">
            <w:pPr>
              <w:rPr>
                <w:rFonts w:ascii="Times New Roman" w:hAnsi="Times New Roman" w:cs="Times New Roman"/>
                <w:color w:val="000000"/>
              </w:rPr>
            </w:pPr>
            <w:r>
              <w:rPr>
                <w:rFonts w:ascii="Times New Roman" w:hAnsi="Times New Roman" w:cs="Times New Roman" w:hint="eastAsia"/>
                <w:color w:val="000000"/>
              </w:rPr>
              <w:t>B</w:t>
            </w:r>
          </w:p>
        </w:tc>
        <w:tc>
          <w:tcPr>
            <w:tcW w:w="47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Change w:id="455" w:author="jiangzhiy" w:date="2011-12-04T20:07:00Z">
              <w:tcPr>
                <w:tcW w:w="47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tcPrChange>
          </w:tcPr>
          <w:p w:rsidR="00902FC0" w:rsidRPr="00A352F1" w:rsidRDefault="00404FDA" w:rsidP="001C7226">
            <w:pPr>
              <w:rPr>
                <w:rFonts w:ascii="Times New Roman" w:hAnsi="Times New Roman" w:cs="Times New Roman"/>
                <w:color w:val="000000"/>
              </w:rPr>
            </w:pPr>
            <w:r>
              <w:rPr>
                <w:rFonts w:ascii="Times New Roman" w:hAnsi="Times New Roman" w:cs="Times New Roman" w:hint="eastAsia"/>
                <w:color w:val="000000"/>
              </w:rPr>
              <w:t>1</w:t>
            </w:r>
          </w:p>
        </w:tc>
      </w:tr>
      <w:tr w:rsidR="00902FC0" w:rsidRPr="00A352F1" w:rsidTr="001C7226">
        <w:trPr>
          <w:trHeight w:val="519"/>
          <w:trPrChange w:id="456" w:author="jiangzhiy" w:date="2011-12-04T20:07:00Z">
            <w:trPr>
              <w:trHeight w:val="519"/>
            </w:trPr>
          </w:trPrChange>
        </w:trPr>
        <w:tc>
          <w:tcPr>
            <w:tcW w:w="1225" w:type="pct"/>
            <w:tcBorders>
              <w:top w:val="nil"/>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center"/>
            <w:hideMark/>
            <w:tcPrChange w:id="457" w:author="jiangzhiy" w:date="2011-12-04T20:07:00Z">
              <w:tcPr>
                <w:tcW w:w="1225" w:type="pct"/>
                <w:tcBorders>
                  <w:top w:val="nil"/>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center"/>
                <w:hideMark/>
              </w:tcPr>
            </w:tcPrChange>
          </w:tcPr>
          <w:p w:rsidR="00902FC0" w:rsidRPr="00A352F1" w:rsidRDefault="00902FC0" w:rsidP="001C7226">
            <w:pPr>
              <w:rPr>
                <w:rFonts w:ascii="Times New Roman" w:hAnsi="Times New Roman" w:cs="Times New Roman"/>
                <w:color w:val="000000"/>
                <w:sz w:val="24"/>
                <w:szCs w:val="24"/>
                <w:lang w:val="en-US"/>
              </w:rPr>
            </w:pPr>
            <w:r w:rsidRPr="00A352F1">
              <w:rPr>
                <w:rFonts w:ascii="Times New Roman" w:hAnsi="Times New Roman" w:cs="Times New Roman"/>
                <w:color w:val="000000"/>
                <w:lang w:val="en-US"/>
              </w:rPr>
              <w:t xml:space="preserve">Tower shear </w:t>
            </w:r>
            <w:proofErr w:type="spellStart"/>
            <w:r w:rsidRPr="00A352F1">
              <w:rPr>
                <w:rFonts w:ascii="Times New Roman" w:hAnsi="Times New Roman" w:cs="Times New Roman"/>
                <w:color w:val="000000"/>
                <w:lang w:val="en-US"/>
              </w:rPr>
              <w:t>Fy</w:t>
            </w:r>
            <w:proofErr w:type="spellEnd"/>
            <w:r w:rsidRPr="00A352F1">
              <w:rPr>
                <w:rFonts w:ascii="Times New Roman" w:hAnsi="Times New Roman" w:cs="Times New Roman"/>
                <w:color w:val="000000"/>
                <w:lang w:val="en-US"/>
              </w:rPr>
              <w:t xml:space="preserve"> (</w:t>
            </w:r>
            <w:proofErr w:type="spellStart"/>
            <w:r w:rsidRPr="00A352F1">
              <w:rPr>
                <w:rFonts w:ascii="Times New Roman" w:hAnsi="Times New Roman" w:cs="Times New Roman"/>
                <w:color w:val="000000"/>
                <w:lang w:val="en-US"/>
              </w:rPr>
              <w:t>kN</w:t>
            </w:r>
            <w:proofErr w:type="spellEnd"/>
            <w:r w:rsidRPr="00A352F1">
              <w:rPr>
                <w:rFonts w:ascii="Times New Roman" w:hAnsi="Times New Roman" w:cs="Times New Roman"/>
                <w:color w:val="000000"/>
                <w:lang w:val="en-US"/>
              </w:rPr>
              <w:t>)</w:t>
            </w:r>
          </w:p>
        </w:tc>
        <w:tc>
          <w:tcPr>
            <w:tcW w:w="68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Change w:id="458" w:author="jiangzhiy" w:date="2011-12-04T20:07:00Z">
              <w:tcPr>
                <w:tcW w:w="68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tcPrChange>
          </w:tcPr>
          <w:p w:rsidR="00902FC0" w:rsidRPr="00A352F1" w:rsidRDefault="00902FC0" w:rsidP="001C7226">
            <w:pPr>
              <w:rPr>
                <w:rFonts w:ascii="Times New Roman" w:hAnsi="Times New Roman" w:cs="Times New Roman"/>
                <w:color w:val="000000"/>
              </w:rPr>
            </w:pPr>
            <w:r w:rsidRPr="00A352F1">
              <w:rPr>
                <w:rFonts w:ascii="Times New Roman" w:hAnsi="Times New Roman" w:cs="Times New Roman"/>
                <w:color w:val="000000"/>
              </w:rPr>
              <w:t>3573.9</w:t>
            </w:r>
          </w:p>
        </w:tc>
        <w:tc>
          <w:tcPr>
            <w:tcW w:w="109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Change w:id="459" w:author="jiangzhiy" w:date="2011-12-04T20:07:00Z">
              <w:tcPr>
                <w:tcW w:w="109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tcPrChange>
          </w:tcPr>
          <w:p w:rsidR="00902FC0" w:rsidRPr="00A352F1" w:rsidRDefault="00902FC0" w:rsidP="001C7226">
            <w:pPr>
              <w:rPr>
                <w:rFonts w:ascii="Times New Roman" w:hAnsi="Times New Roman" w:cs="Times New Roman"/>
                <w:color w:val="000000"/>
              </w:rPr>
            </w:pPr>
            <w:r w:rsidRPr="00A352F1">
              <w:rPr>
                <w:rFonts w:ascii="Times New Roman" w:hAnsi="Times New Roman" w:cs="Times New Roman"/>
                <w:color w:val="000000"/>
              </w:rPr>
              <w:t>0</w:t>
            </w:r>
          </w:p>
        </w:tc>
        <w:tc>
          <w:tcPr>
            <w:tcW w:w="105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Change w:id="460" w:author="jiangzhiy" w:date="2011-12-04T20:07:00Z">
              <w:tcPr>
                <w:tcW w:w="105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tcPrChange>
          </w:tcPr>
          <w:p w:rsidR="00902FC0" w:rsidRPr="00A352F1" w:rsidRDefault="00902FC0" w:rsidP="001C7226">
            <w:pPr>
              <w:rPr>
                <w:rFonts w:ascii="Times New Roman" w:hAnsi="Times New Roman" w:cs="Times New Roman"/>
                <w:color w:val="000000"/>
              </w:rPr>
            </w:pPr>
            <w:r w:rsidRPr="00A352F1">
              <w:rPr>
                <w:rFonts w:ascii="Times New Roman" w:hAnsi="Times New Roman" w:cs="Times New Roman"/>
                <w:color w:val="000000"/>
              </w:rPr>
              <w:t>0</w:t>
            </w:r>
          </w:p>
        </w:tc>
        <w:tc>
          <w:tcPr>
            <w:tcW w:w="477"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Change w:id="461" w:author="jiangzhiy" w:date="2011-12-04T20:07:00Z">
              <w:tcPr>
                <w:tcW w:w="477"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tcPrChange>
          </w:tcPr>
          <w:p w:rsidR="00902FC0" w:rsidRPr="00A352F1" w:rsidRDefault="00404FDA" w:rsidP="001C7226">
            <w:pPr>
              <w:rPr>
                <w:rFonts w:ascii="Times New Roman" w:hAnsi="Times New Roman" w:cs="Times New Roman"/>
                <w:color w:val="000000"/>
              </w:rPr>
            </w:pPr>
            <w:r>
              <w:rPr>
                <w:rFonts w:ascii="Times New Roman" w:hAnsi="Times New Roman" w:cs="Times New Roman" w:hint="eastAsia"/>
                <w:color w:val="000000"/>
              </w:rPr>
              <w:t>B</w:t>
            </w:r>
          </w:p>
        </w:tc>
        <w:tc>
          <w:tcPr>
            <w:tcW w:w="47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Change w:id="462" w:author="jiangzhiy" w:date="2011-12-04T20:07:00Z">
              <w:tcPr>
                <w:tcW w:w="47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tcPrChange>
          </w:tcPr>
          <w:p w:rsidR="00902FC0" w:rsidRPr="00A352F1" w:rsidRDefault="00902FC0" w:rsidP="001C7226">
            <w:pPr>
              <w:rPr>
                <w:rFonts w:ascii="Times New Roman" w:hAnsi="Times New Roman" w:cs="Times New Roman"/>
                <w:color w:val="000000"/>
              </w:rPr>
            </w:pPr>
            <w:r w:rsidRPr="00A352F1">
              <w:rPr>
                <w:rFonts w:ascii="Times New Roman" w:hAnsi="Times New Roman" w:cs="Times New Roman"/>
                <w:color w:val="000000"/>
              </w:rPr>
              <w:t>3</w:t>
            </w:r>
          </w:p>
        </w:tc>
      </w:tr>
      <w:tr w:rsidR="00902FC0" w:rsidRPr="00A352F1" w:rsidTr="001C7226">
        <w:trPr>
          <w:trHeight w:val="336"/>
          <w:trPrChange w:id="463" w:author="jiangzhiy" w:date="2011-12-04T20:07:00Z">
            <w:trPr>
              <w:trHeight w:val="336"/>
            </w:trPr>
          </w:trPrChange>
        </w:trPr>
        <w:tc>
          <w:tcPr>
            <w:tcW w:w="1225" w:type="pct"/>
            <w:tcBorders>
              <w:top w:val="nil"/>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center"/>
            <w:hideMark/>
            <w:tcPrChange w:id="464" w:author="jiangzhiy" w:date="2011-12-04T20:07:00Z">
              <w:tcPr>
                <w:tcW w:w="1225" w:type="pct"/>
                <w:tcBorders>
                  <w:top w:val="nil"/>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center"/>
                <w:hideMark/>
              </w:tcPr>
            </w:tcPrChange>
          </w:tcPr>
          <w:p w:rsidR="00902FC0" w:rsidRPr="00A352F1" w:rsidRDefault="00902FC0" w:rsidP="001C7226">
            <w:pPr>
              <w:rPr>
                <w:rFonts w:ascii="Times New Roman" w:hAnsi="Times New Roman" w:cs="Times New Roman"/>
                <w:color w:val="000000"/>
                <w:sz w:val="24"/>
                <w:szCs w:val="24"/>
                <w:lang w:val="en-US"/>
              </w:rPr>
            </w:pPr>
            <w:r w:rsidRPr="00A352F1">
              <w:rPr>
                <w:rFonts w:ascii="Times New Roman" w:hAnsi="Times New Roman" w:cs="Times New Roman"/>
                <w:color w:val="000000"/>
                <w:lang w:val="en-US"/>
              </w:rPr>
              <w:t>Tower moment My (</w:t>
            </w:r>
            <w:proofErr w:type="spellStart"/>
            <w:r w:rsidRPr="00A352F1">
              <w:rPr>
                <w:rFonts w:ascii="Times New Roman" w:hAnsi="Times New Roman" w:cs="Times New Roman"/>
                <w:color w:val="000000"/>
                <w:lang w:val="en-US"/>
              </w:rPr>
              <w:t>kN</w:t>
            </w:r>
            <w:r w:rsidR="00BA0053">
              <w:rPr>
                <w:rFonts w:ascii="Times New Roman" w:hAnsi="Times New Roman" w:cs="Times New Roman"/>
                <w:color w:val="000000"/>
                <w:lang w:val="en-US"/>
              </w:rPr>
              <w:t>∙</w:t>
            </w:r>
            <w:r w:rsidRPr="00A352F1">
              <w:rPr>
                <w:rFonts w:ascii="Times New Roman" w:hAnsi="Times New Roman" w:cs="Times New Roman"/>
                <w:color w:val="000000"/>
                <w:lang w:val="en-US"/>
              </w:rPr>
              <w:t>m</w:t>
            </w:r>
            <w:proofErr w:type="spellEnd"/>
            <w:r w:rsidRPr="00A352F1">
              <w:rPr>
                <w:rFonts w:ascii="Times New Roman" w:hAnsi="Times New Roman" w:cs="Times New Roman"/>
                <w:color w:val="000000"/>
                <w:lang w:val="en-US"/>
              </w:rPr>
              <w:t>)</w:t>
            </w:r>
          </w:p>
        </w:tc>
        <w:tc>
          <w:tcPr>
            <w:tcW w:w="68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Change w:id="465" w:author="jiangzhiy" w:date="2011-12-04T20:07:00Z">
              <w:tcPr>
                <w:tcW w:w="68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tcPrChange>
          </w:tcPr>
          <w:p w:rsidR="00902FC0" w:rsidRPr="00A352F1" w:rsidRDefault="00902FC0" w:rsidP="001C7226">
            <w:pPr>
              <w:rPr>
                <w:rFonts w:ascii="Times New Roman" w:hAnsi="Times New Roman" w:cs="Times New Roman"/>
                <w:color w:val="000000"/>
              </w:rPr>
            </w:pPr>
            <w:r w:rsidRPr="00A352F1">
              <w:rPr>
                <w:rFonts w:ascii="Times New Roman" w:hAnsi="Times New Roman" w:cs="Times New Roman"/>
                <w:color w:val="000000"/>
              </w:rPr>
              <w:t>214</w:t>
            </w:r>
            <w:r w:rsidR="00072F40">
              <w:rPr>
                <w:rFonts w:ascii="Times New Roman" w:hAnsi="Times New Roman" w:cs="Times New Roman"/>
                <w:color w:val="000000"/>
              </w:rPr>
              <w:t>049.0</w:t>
            </w:r>
          </w:p>
        </w:tc>
        <w:tc>
          <w:tcPr>
            <w:tcW w:w="109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Change w:id="466" w:author="jiangzhiy" w:date="2011-12-04T20:07:00Z">
              <w:tcPr>
                <w:tcW w:w="109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tcPrChange>
          </w:tcPr>
          <w:p w:rsidR="00902FC0" w:rsidRPr="00A352F1" w:rsidRDefault="00072F40" w:rsidP="001C7226">
            <w:pPr>
              <w:rPr>
                <w:rFonts w:ascii="Times New Roman" w:hAnsi="Times New Roman" w:cs="Times New Roman"/>
                <w:color w:val="000000"/>
              </w:rPr>
            </w:pPr>
            <w:r>
              <w:rPr>
                <w:rFonts w:ascii="Times New Roman" w:hAnsi="Times New Roman" w:cs="Times New Roman"/>
                <w:color w:val="000000"/>
              </w:rPr>
              <w:t>3</w:t>
            </w:r>
            <w:r w:rsidR="00902FC0" w:rsidRPr="00A352F1">
              <w:rPr>
                <w:rFonts w:ascii="Times New Roman" w:hAnsi="Times New Roman" w:cs="Times New Roman"/>
                <w:color w:val="000000"/>
              </w:rPr>
              <w:t>0</w:t>
            </w:r>
          </w:p>
        </w:tc>
        <w:tc>
          <w:tcPr>
            <w:tcW w:w="105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Change w:id="467" w:author="jiangzhiy" w:date="2011-12-04T20:07:00Z">
              <w:tcPr>
                <w:tcW w:w="105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tcPrChange>
          </w:tcPr>
          <w:p w:rsidR="00902FC0" w:rsidRPr="00A352F1" w:rsidRDefault="00902FC0" w:rsidP="001C7226">
            <w:pPr>
              <w:rPr>
                <w:rFonts w:ascii="Times New Roman" w:hAnsi="Times New Roman" w:cs="Times New Roman"/>
                <w:color w:val="000000"/>
              </w:rPr>
            </w:pPr>
            <w:r w:rsidRPr="00A352F1">
              <w:rPr>
                <w:rFonts w:ascii="Times New Roman" w:hAnsi="Times New Roman" w:cs="Times New Roman"/>
                <w:color w:val="000000"/>
              </w:rPr>
              <w:t>90</w:t>
            </w:r>
          </w:p>
        </w:tc>
        <w:tc>
          <w:tcPr>
            <w:tcW w:w="477"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Change w:id="468" w:author="jiangzhiy" w:date="2011-12-04T20:07:00Z">
              <w:tcPr>
                <w:tcW w:w="477"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tcPrChange>
          </w:tcPr>
          <w:p w:rsidR="00902FC0" w:rsidRPr="00A352F1" w:rsidRDefault="00404FDA" w:rsidP="001C7226">
            <w:pPr>
              <w:rPr>
                <w:rFonts w:ascii="Times New Roman" w:hAnsi="Times New Roman" w:cs="Times New Roman"/>
                <w:color w:val="000000"/>
              </w:rPr>
            </w:pPr>
            <w:r>
              <w:rPr>
                <w:rFonts w:ascii="Times New Roman" w:hAnsi="Times New Roman" w:cs="Times New Roman" w:hint="eastAsia"/>
                <w:color w:val="000000"/>
              </w:rPr>
              <w:t>B</w:t>
            </w:r>
          </w:p>
        </w:tc>
        <w:tc>
          <w:tcPr>
            <w:tcW w:w="47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Change w:id="469" w:author="jiangzhiy" w:date="2011-12-04T20:07:00Z">
              <w:tcPr>
                <w:tcW w:w="47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tcPrChange>
          </w:tcPr>
          <w:p w:rsidR="00902FC0" w:rsidRPr="00A352F1" w:rsidRDefault="00404FDA" w:rsidP="001C7226">
            <w:pPr>
              <w:rPr>
                <w:rFonts w:ascii="Times New Roman" w:hAnsi="Times New Roman" w:cs="Times New Roman"/>
                <w:color w:val="000000"/>
              </w:rPr>
            </w:pPr>
            <w:r>
              <w:rPr>
                <w:rFonts w:ascii="Times New Roman" w:hAnsi="Times New Roman" w:cs="Times New Roman" w:hint="eastAsia"/>
                <w:color w:val="000000"/>
              </w:rPr>
              <w:t>1</w:t>
            </w:r>
          </w:p>
        </w:tc>
      </w:tr>
      <w:tr w:rsidR="00902FC0" w:rsidRPr="00A352F1" w:rsidTr="001C7226">
        <w:trPr>
          <w:trHeight w:val="336"/>
          <w:trPrChange w:id="470" w:author="jiangzhiy" w:date="2011-12-04T20:07:00Z">
            <w:trPr>
              <w:trHeight w:val="336"/>
            </w:trPr>
          </w:trPrChange>
        </w:trPr>
        <w:tc>
          <w:tcPr>
            <w:tcW w:w="1225" w:type="pct"/>
            <w:tcBorders>
              <w:top w:val="nil"/>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center"/>
            <w:hideMark/>
            <w:tcPrChange w:id="471" w:author="jiangzhiy" w:date="2011-12-04T20:07:00Z">
              <w:tcPr>
                <w:tcW w:w="1225" w:type="pct"/>
                <w:tcBorders>
                  <w:top w:val="nil"/>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center"/>
                <w:hideMark/>
              </w:tcPr>
            </w:tcPrChange>
          </w:tcPr>
          <w:p w:rsidR="00902FC0" w:rsidRPr="00A352F1" w:rsidRDefault="00902FC0" w:rsidP="001C7226">
            <w:pPr>
              <w:rPr>
                <w:rFonts w:ascii="Times New Roman" w:hAnsi="Times New Roman" w:cs="Times New Roman"/>
                <w:color w:val="000000"/>
                <w:sz w:val="24"/>
                <w:szCs w:val="24"/>
                <w:lang w:val="en-US"/>
              </w:rPr>
            </w:pPr>
            <w:proofErr w:type="spellStart"/>
            <w:r w:rsidRPr="00A352F1">
              <w:rPr>
                <w:rFonts w:ascii="Times New Roman" w:hAnsi="Times New Roman" w:cs="Times New Roman"/>
                <w:color w:val="000000"/>
                <w:lang w:val="en-US"/>
              </w:rPr>
              <w:t>Flapwise</w:t>
            </w:r>
            <w:proofErr w:type="spellEnd"/>
            <w:r w:rsidRPr="00A352F1">
              <w:rPr>
                <w:rFonts w:ascii="Times New Roman" w:hAnsi="Times New Roman" w:cs="Times New Roman"/>
                <w:color w:val="000000"/>
                <w:lang w:val="en-US"/>
              </w:rPr>
              <w:t xml:space="preserve"> bending moment of blade1 (</w:t>
            </w:r>
            <w:proofErr w:type="spellStart"/>
            <w:r w:rsidRPr="00A352F1">
              <w:rPr>
                <w:rFonts w:ascii="Times New Roman" w:hAnsi="Times New Roman" w:cs="Times New Roman"/>
                <w:color w:val="000000"/>
                <w:lang w:val="en-US"/>
              </w:rPr>
              <w:t>kN</w:t>
            </w:r>
            <w:r w:rsidR="00BA0053">
              <w:rPr>
                <w:rFonts w:ascii="Times New Roman" w:hAnsi="Times New Roman" w:cs="Times New Roman"/>
                <w:color w:val="000000"/>
                <w:lang w:val="en-US"/>
              </w:rPr>
              <w:t>∙</w:t>
            </w:r>
            <w:r w:rsidRPr="00A352F1">
              <w:rPr>
                <w:rFonts w:ascii="Times New Roman" w:hAnsi="Times New Roman" w:cs="Times New Roman"/>
                <w:color w:val="000000"/>
                <w:lang w:val="en-US"/>
              </w:rPr>
              <w:t>m</w:t>
            </w:r>
            <w:proofErr w:type="spellEnd"/>
            <w:r w:rsidRPr="00A352F1">
              <w:rPr>
                <w:rFonts w:ascii="Times New Roman" w:hAnsi="Times New Roman" w:cs="Times New Roman"/>
                <w:color w:val="000000"/>
                <w:lang w:val="en-US"/>
              </w:rPr>
              <w:t>)</w:t>
            </w:r>
          </w:p>
        </w:tc>
        <w:tc>
          <w:tcPr>
            <w:tcW w:w="68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Change w:id="472" w:author="jiangzhiy" w:date="2011-12-04T20:07:00Z">
              <w:tcPr>
                <w:tcW w:w="68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tcPrChange>
          </w:tcPr>
          <w:p w:rsidR="00902FC0" w:rsidRPr="00A352F1" w:rsidRDefault="00902FC0" w:rsidP="001C7226">
            <w:pPr>
              <w:rPr>
                <w:rFonts w:ascii="Times New Roman" w:hAnsi="Times New Roman" w:cs="Times New Roman"/>
                <w:color w:val="000000"/>
              </w:rPr>
            </w:pPr>
            <w:r w:rsidRPr="00A352F1">
              <w:rPr>
                <w:rFonts w:ascii="Times New Roman" w:hAnsi="Times New Roman" w:cs="Times New Roman"/>
                <w:color w:val="000000"/>
              </w:rPr>
              <w:t>1</w:t>
            </w:r>
            <w:r w:rsidR="00072F40">
              <w:rPr>
                <w:rFonts w:ascii="Times New Roman" w:hAnsi="Times New Roman" w:cs="Times New Roman"/>
                <w:color w:val="000000"/>
              </w:rPr>
              <w:t>3074.7</w:t>
            </w:r>
          </w:p>
        </w:tc>
        <w:tc>
          <w:tcPr>
            <w:tcW w:w="109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Change w:id="473" w:author="jiangzhiy" w:date="2011-12-04T20:07:00Z">
              <w:tcPr>
                <w:tcW w:w="1090"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tcPrChange>
          </w:tcPr>
          <w:p w:rsidR="00902FC0" w:rsidRPr="00A352F1" w:rsidRDefault="00902FC0" w:rsidP="001C7226">
            <w:pPr>
              <w:rPr>
                <w:rFonts w:ascii="Times New Roman" w:hAnsi="Times New Roman" w:cs="Times New Roman"/>
                <w:color w:val="000000"/>
              </w:rPr>
            </w:pPr>
            <w:r w:rsidRPr="00A352F1">
              <w:rPr>
                <w:rFonts w:ascii="Times New Roman" w:hAnsi="Times New Roman" w:cs="Times New Roman"/>
                <w:color w:val="000000"/>
              </w:rPr>
              <w:t>0</w:t>
            </w:r>
          </w:p>
        </w:tc>
        <w:tc>
          <w:tcPr>
            <w:tcW w:w="105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Change w:id="474" w:author="jiangzhiy" w:date="2011-12-04T20:07:00Z">
              <w:tcPr>
                <w:tcW w:w="105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tcPrChange>
          </w:tcPr>
          <w:p w:rsidR="00902FC0" w:rsidRPr="00A352F1" w:rsidRDefault="00902FC0" w:rsidP="001C7226">
            <w:pPr>
              <w:rPr>
                <w:rFonts w:ascii="Times New Roman" w:hAnsi="Times New Roman" w:cs="Times New Roman"/>
                <w:color w:val="000000"/>
              </w:rPr>
            </w:pPr>
            <w:r w:rsidRPr="00A352F1">
              <w:rPr>
                <w:rFonts w:ascii="Times New Roman" w:hAnsi="Times New Roman" w:cs="Times New Roman"/>
                <w:color w:val="000000"/>
              </w:rPr>
              <w:t>90</w:t>
            </w:r>
          </w:p>
        </w:tc>
        <w:tc>
          <w:tcPr>
            <w:tcW w:w="477"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Change w:id="475" w:author="jiangzhiy" w:date="2011-12-04T20:07:00Z">
              <w:tcPr>
                <w:tcW w:w="477"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tcPrChange>
          </w:tcPr>
          <w:p w:rsidR="00902FC0" w:rsidRPr="00A352F1" w:rsidRDefault="00072F40" w:rsidP="001C7226">
            <w:pPr>
              <w:rPr>
                <w:rFonts w:ascii="Times New Roman" w:hAnsi="Times New Roman" w:cs="Times New Roman"/>
                <w:color w:val="000000"/>
              </w:rPr>
            </w:pPr>
            <w:r>
              <w:rPr>
                <w:rFonts w:ascii="Times New Roman" w:hAnsi="Times New Roman" w:cs="Times New Roman"/>
                <w:color w:val="000000"/>
              </w:rPr>
              <w:t>B</w:t>
            </w:r>
          </w:p>
        </w:tc>
        <w:tc>
          <w:tcPr>
            <w:tcW w:w="47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Change w:id="476" w:author="jiangzhiy" w:date="2011-12-04T20:07:00Z">
              <w:tcPr>
                <w:tcW w:w="474" w:type="pct"/>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tcPrChange>
          </w:tcPr>
          <w:p w:rsidR="00902FC0" w:rsidRPr="00A352F1" w:rsidRDefault="00404FDA" w:rsidP="001C7226">
            <w:pPr>
              <w:rPr>
                <w:rFonts w:ascii="Times New Roman" w:hAnsi="Times New Roman" w:cs="Times New Roman"/>
                <w:color w:val="000000"/>
              </w:rPr>
            </w:pPr>
            <w:r>
              <w:rPr>
                <w:rFonts w:ascii="Times New Roman" w:hAnsi="Times New Roman" w:cs="Times New Roman" w:hint="eastAsia"/>
                <w:color w:val="000000"/>
              </w:rPr>
              <w:t>1</w:t>
            </w:r>
          </w:p>
        </w:tc>
      </w:tr>
    </w:tbl>
    <w:p w:rsidR="001C7226" w:rsidRDefault="001C7226" w:rsidP="00902FC0">
      <w:pPr>
        <w:autoSpaceDE w:val="0"/>
        <w:autoSpaceDN w:val="0"/>
        <w:adjustRightInd w:val="0"/>
        <w:spacing w:after="0" w:line="240" w:lineRule="auto"/>
        <w:rPr>
          <w:ins w:id="477" w:author="jiangzhiy" w:date="2011-12-04T20:07:00Z"/>
          <w:rFonts w:ascii="Times New Roman" w:hAnsi="Times New Roman" w:hint="eastAsia"/>
          <w:sz w:val="28"/>
          <w:szCs w:val="24"/>
          <w:lang w:val="en-US"/>
        </w:rPr>
      </w:pPr>
    </w:p>
    <w:p w:rsidR="00902FC0" w:rsidRPr="0067513B" w:rsidRDefault="00902FC0" w:rsidP="00902FC0">
      <w:pPr>
        <w:autoSpaceDE w:val="0"/>
        <w:autoSpaceDN w:val="0"/>
        <w:adjustRightInd w:val="0"/>
        <w:spacing w:after="0" w:line="240" w:lineRule="auto"/>
        <w:rPr>
          <w:rFonts w:ascii="Times New Roman" w:hAnsi="Times New Roman"/>
          <w:sz w:val="28"/>
          <w:szCs w:val="24"/>
          <w:lang w:val="en-US"/>
        </w:rPr>
      </w:pPr>
      <w:r w:rsidRPr="0067513B">
        <w:rPr>
          <w:rFonts w:ascii="Times New Roman" w:hAnsi="Times New Roman" w:hint="eastAsia"/>
          <w:sz w:val="28"/>
          <w:szCs w:val="24"/>
          <w:lang w:val="en-US"/>
        </w:rPr>
        <w:t xml:space="preserve">Comparison </w:t>
      </w:r>
      <w:r w:rsidR="00404FDA" w:rsidRPr="0067513B">
        <w:rPr>
          <w:rFonts w:ascii="Times New Roman" w:hAnsi="Times New Roman" w:hint="eastAsia"/>
          <w:sz w:val="28"/>
          <w:szCs w:val="24"/>
          <w:lang w:val="en-US"/>
        </w:rPr>
        <w:t>of</w:t>
      </w:r>
      <w:r w:rsidRPr="0067513B">
        <w:rPr>
          <w:rFonts w:ascii="Times New Roman" w:hAnsi="Times New Roman" w:hint="eastAsia"/>
          <w:sz w:val="28"/>
          <w:szCs w:val="24"/>
          <w:lang w:val="en-US"/>
        </w:rPr>
        <w:t xml:space="preserve"> normal and fault conditions</w:t>
      </w:r>
    </w:p>
    <w:p w:rsidR="00D27B69" w:rsidRDefault="001D1F58" w:rsidP="00150E69">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 xml:space="preserve">The </w:t>
      </w:r>
      <w:r>
        <w:rPr>
          <w:rFonts w:ascii="Times New Roman" w:hAnsi="Times New Roman"/>
          <w:sz w:val="24"/>
          <w:szCs w:val="24"/>
          <w:lang w:val="en-US"/>
        </w:rPr>
        <w:t>occurrence</w:t>
      </w:r>
      <w:r>
        <w:rPr>
          <w:rFonts w:ascii="Times New Roman" w:hAnsi="Times New Roman" w:hint="eastAsia"/>
          <w:sz w:val="24"/>
          <w:szCs w:val="24"/>
          <w:lang w:val="en-US"/>
        </w:rPr>
        <w:t xml:space="preserve"> of </w:t>
      </w:r>
      <w:r w:rsidR="0054283C">
        <w:rPr>
          <w:rFonts w:ascii="Times New Roman" w:hAnsi="Times New Roman" w:hint="eastAsia"/>
          <w:sz w:val="24"/>
          <w:szCs w:val="24"/>
          <w:lang w:val="en-US"/>
        </w:rPr>
        <w:t xml:space="preserve">blade </w:t>
      </w:r>
      <w:r>
        <w:rPr>
          <w:rFonts w:ascii="Times New Roman" w:hAnsi="Times New Roman" w:hint="eastAsia"/>
          <w:sz w:val="24"/>
          <w:szCs w:val="24"/>
          <w:lang w:val="en-US"/>
        </w:rPr>
        <w:t xml:space="preserve">pitch mechanism fault alters the </w:t>
      </w:r>
      <w:r w:rsidR="00A01DF5">
        <w:rPr>
          <w:rFonts w:ascii="Times New Roman" w:hAnsi="Times New Roman" w:hint="eastAsia"/>
          <w:sz w:val="24"/>
          <w:szCs w:val="24"/>
          <w:lang w:val="en-US"/>
        </w:rPr>
        <w:t>AOA</w:t>
      </w:r>
      <w:r>
        <w:rPr>
          <w:rFonts w:ascii="Times New Roman" w:hAnsi="Times New Roman" w:hint="eastAsia"/>
          <w:sz w:val="24"/>
          <w:szCs w:val="24"/>
          <w:lang w:val="en-US"/>
        </w:rPr>
        <w:t xml:space="preserve"> on the blade, </w:t>
      </w:r>
      <w:r w:rsidR="00296154">
        <w:rPr>
          <w:rFonts w:ascii="Times New Roman" w:hAnsi="Times New Roman" w:hint="eastAsia"/>
          <w:sz w:val="24"/>
          <w:szCs w:val="24"/>
          <w:lang w:val="en-US"/>
        </w:rPr>
        <w:t>changing</w:t>
      </w:r>
      <w:r>
        <w:rPr>
          <w:rFonts w:ascii="Times New Roman" w:hAnsi="Times New Roman" w:hint="eastAsia"/>
          <w:sz w:val="24"/>
          <w:szCs w:val="24"/>
          <w:lang w:val="en-US"/>
        </w:rPr>
        <w:t xml:space="preserve"> the </w:t>
      </w:r>
      <w:r w:rsidR="00E755F1">
        <w:rPr>
          <w:rFonts w:ascii="Times New Roman" w:hAnsi="Times New Roman" w:hint="eastAsia"/>
          <w:sz w:val="24"/>
          <w:szCs w:val="24"/>
          <w:lang w:val="en-US"/>
        </w:rPr>
        <w:t>blade loads</w:t>
      </w:r>
      <w:r w:rsidR="00660E28">
        <w:rPr>
          <w:rFonts w:ascii="Times New Roman" w:hAnsi="Times New Roman" w:hint="eastAsia"/>
          <w:sz w:val="24"/>
          <w:szCs w:val="24"/>
          <w:lang w:val="en-US"/>
        </w:rPr>
        <w:t>,</w:t>
      </w:r>
      <w:r>
        <w:rPr>
          <w:rFonts w:ascii="Times New Roman" w:hAnsi="Times New Roman" w:hint="eastAsia"/>
          <w:sz w:val="24"/>
          <w:szCs w:val="24"/>
          <w:lang w:val="en-US"/>
        </w:rPr>
        <w:t xml:space="preserve"> platform motion</w:t>
      </w:r>
      <w:r w:rsidR="00660E28">
        <w:rPr>
          <w:rFonts w:ascii="Times New Roman" w:hAnsi="Times New Roman" w:hint="eastAsia"/>
          <w:sz w:val="24"/>
          <w:szCs w:val="24"/>
          <w:lang w:val="en-US"/>
        </w:rPr>
        <w:t xml:space="preserve"> and structural response</w:t>
      </w:r>
      <w:r w:rsidR="004807F6">
        <w:rPr>
          <w:rFonts w:ascii="Times New Roman" w:hAnsi="Times New Roman" w:hint="eastAsia"/>
          <w:sz w:val="24"/>
          <w:szCs w:val="24"/>
          <w:lang w:val="en-US"/>
        </w:rPr>
        <w:t xml:space="preserve"> consequently</w:t>
      </w:r>
      <w:r>
        <w:rPr>
          <w:rFonts w:ascii="Times New Roman" w:hAnsi="Times New Roman" w:hint="eastAsia"/>
          <w:sz w:val="24"/>
          <w:szCs w:val="24"/>
          <w:lang w:val="en-US"/>
        </w:rPr>
        <w:t xml:space="preserve">. </w:t>
      </w:r>
      <w:r w:rsidR="009E61C3">
        <w:rPr>
          <w:rFonts w:ascii="Times New Roman" w:hAnsi="Times New Roman" w:hint="eastAsia"/>
          <w:sz w:val="24"/>
          <w:szCs w:val="24"/>
          <w:lang w:val="en-US"/>
        </w:rPr>
        <w:t xml:space="preserve">Since </w:t>
      </w:r>
      <w:r w:rsidR="00721359">
        <w:rPr>
          <w:rFonts w:ascii="Times New Roman" w:hAnsi="Times New Roman"/>
          <w:sz w:val="24"/>
          <w:szCs w:val="24"/>
          <w:lang w:val="en-US"/>
        </w:rPr>
        <w:t xml:space="preserve">the </w:t>
      </w:r>
      <w:r w:rsidR="00721359">
        <w:rPr>
          <w:rFonts w:ascii="Times New Roman" w:hAnsi="Times New Roman" w:hint="eastAsia"/>
          <w:sz w:val="24"/>
          <w:szCs w:val="24"/>
          <w:lang w:val="en-US"/>
        </w:rPr>
        <w:t>extreme responses</w:t>
      </w:r>
      <w:r w:rsidR="00721359">
        <w:rPr>
          <w:rFonts w:ascii="Times New Roman" w:hAnsi="Times New Roman"/>
          <w:sz w:val="24"/>
          <w:szCs w:val="24"/>
          <w:lang w:val="en-US"/>
        </w:rPr>
        <w:t xml:space="preserve"> of FWT</w:t>
      </w:r>
      <w:r w:rsidR="004807F6">
        <w:rPr>
          <w:rFonts w:ascii="Times New Roman" w:hAnsi="Times New Roman" w:hint="eastAsia"/>
          <w:sz w:val="24"/>
          <w:szCs w:val="24"/>
          <w:lang w:val="en-US"/>
        </w:rPr>
        <w:t xml:space="preserve"> </w:t>
      </w:r>
      <w:r w:rsidR="009E61C3">
        <w:rPr>
          <w:rFonts w:ascii="Times New Roman" w:hAnsi="Times New Roman" w:hint="eastAsia"/>
          <w:sz w:val="24"/>
          <w:szCs w:val="24"/>
          <w:lang w:val="en-US"/>
        </w:rPr>
        <w:t>are governed by</w:t>
      </w:r>
      <w:r w:rsidR="00660E28">
        <w:rPr>
          <w:rFonts w:ascii="Times New Roman" w:hAnsi="Times New Roman" w:hint="eastAsia"/>
          <w:sz w:val="24"/>
          <w:szCs w:val="24"/>
          <w:lang w:val="en-US"/>
        </w:rPr>
        <w:t xml:space="preserve"> survival </w:t>
      </w:r>
      <w:r w:rsidR="004807F6">
        <w:rPr>
          <w:rFonts w:ascii="Times New Roman" w:hAnsi="Times New Roman" w:hint="eastAsia"/>
          <w:sz w:val="24"/>
          <w:szCs w:val="24"/>
          <w:lang w:val="en-US"/>
        </w:rPr>
        <w:t>conditions</w:t>
      </w:r>
      <w:r w:rsidR="000167A3">
        <w:rPr>
          <w:rFonts w:ascii="Times New Roman" w:hAnsi="Times New Roman"/>
          <w:sz w:val="24"/>
          <w:szCs w:val="24"/>
          <w:lang w:val="en-US"/>
        </w:rPr>
        <w:fldChar w:fldCharType="begin"/>
      </w:r>
      <w:r w:rsidR="000167A3">
        <w:rPr>
          <w:rFonts w:ascii="Times New Roman" w:hAnsi="Times New Roman"/>
          <w:sz w:val="24"/>
          <w:szCs w:val="24"/>
          <w:lang w:val="en-US"/>
        </w:rPr>
        <w:instrText xml:space="preserve"> ADDIN EN.CITE &lt;EndNote&gt;&lt;Cite&gt;&lt;Author&gt;Karimirad&lt;/Author&gt;&lt;Year&gt;2011&lt;/Year&gt;&lt;RecNum&gt;164&lt;/RecNum&gt;&lt;DisplayText&gt;[16]&lt;/DisplayText&gt;&lt;record&gt;&lt;rec-number&gt;164&lt;/rec-number&gt;&lt;foreign-keys&gt;&lt;key app="EN" db-id="tsx5rd0xkw5tswesdpwv0f2zfxwrdw09zrwe"&gt;164&lt;/key&gt;&lt;/foreign-key</w:instrText>
      </w:r>
      <w:r w:rsidR="000167A3">
        <w:rPr>
          <w:rFonts w:ascii="Times New Roman" w:hAnsi="Times New Roman" w:hint="eastAsia"/>
          <w:sz w:val="24"/>
          <w:szCs w:val="24"/>
          <w:lang w:val="en-US"/>
        </w:rPr>
        <w:instrText>s&gt;&lt;ref-type name="Journal Article"&gt;17&lt;/ref-type&gt;&lt;contributors&gt;&lt;authors&gt;&lt;author&gt;Karimirad, M.&lt;/author&gt;&lt;author&gt;Moan, T.&lt;/author&gt;&lt;/authors&gt;&lt;/contributors&gt;&lt;titles&gt;&lt;title&gt;Wave and Wind Induced Dynamic Response of a Spar</w:instrText>
      </w:r>
      <w:r w:rsidR="000167A3">
        <w:rPr>
          <w:rFonts w:ascii="Times New Roman" w:hAnsi="Times New Roman" w:hint="eastAsia"/>
          <w:sz w:val="24"/>
          <w:szCs w:val="24"/>
          <w:lang w:val="en-US"/>
        </w:rPr>
        <w:instrText>‐</w:instrText>
      </w:r>
      <w:r w:rsidR="000167A3">
        <w:rPr>
          <w:rFonts w:ascii="Times New Roman" w:hAnsi="Times New Roman" w:hint="eastAsia"/>
          <w:sz w:val="24"/>
          <w:szCs w:val="24"/>
          <w:lang w:val="en-US"/>
        </w:rPr>
        <w:instrText>Type Offshore Wind Turbine&lt;/title&gt;&lt;secon</w:instrText>
      </w:r>
      <w:r w:rsidR="000167A3">
        <w:rPr>
          <w:rFonts w:ascii="Times New Roman" w:hAnsi="Times New Roman"/>
          <w:sz w:val="24"/>
          <w:szCs w:val="24"/>
          <w:lang w:val="en-US"/>
        </w:rPr>
        <w:instrText>dary-title&gt;Journal of Waterway, Port, Coastal, and Ocean Engineering&lt;/secondary-title&gt;&lt;/titles&gt;&lt;periodical&gt;&lt;full-title&gt;Journal of Waterway, Port, Coastal, and Ocean Engineering&lt;/full-title&gt;&lt;/periodical&gt;&lt;pages&gt;55&lt;/pages&gt;&lt;volume&gt;1&lt;/volume&gt;&lt;number&gt;1&lt;/number&gt;&lt;dates&gt;&lt;year&gt;2011&lt;/year&gt;&lt;/dates&gt;&lt;isbn&gt;0733-950X&lt;/isbn&gt;&lt;urls&gt;&lt;/urls&gt;&lt;/record&gt;&lt;/Cite&gt;&lt;/EndNote&gt;</w:instrText>
      </w:r>
      <w:r w:rsidR="000167A3">
        <w:rPr>
          <w:rFonts w:ascii="Times New Roman" w:hAnsi="Times New Roman"/>
          <w:sz w:val="24"/>
          <w:szCs w:val="24"/>
          <w:lang w:val="en-US"/>
        </w:rPr>
        <w:fldChar w:fldCharType="separate"/>
      </w:r>
      <w:r w:rsidR="000167A3">
        <w:rPr>
          <w:rFonts w:ascii="Times New Roman" w:hAnsi="Times New Roman"/>
          <w:noProof/>
          <w:sz w:val="24"/>
          <w:szCs w:val="24"/>
          <w:lang w:val="en-US"/>
        </w:rPr>
        <w:t>[</w:t>
      </w:r>
      <w:hyperlink w:anchor="_ENREF_16" w:tooltip="Karimirad, 2011 #164" w:history="1">
        <w:r w:rsidR="000A42DC">
          <w:rPr>
            <w:rFonts w:ascii="Times New Roman" w:hAnsi="Times New Roman"/>
            <w:noProof/>
            <w:sz w:val="24"/>
            <w:szCs w:val="24"/>
            <w:lang w:val="en-US"/>
          </w:rPr>
          <w:t>16</w:t>
        </w:r>
      </w:hyperlink>
      <w:r w:rsidR="000167A3">
        <w:rPr>
          <w:rFonts w:ascii="Times New Roman" w:hAnsi="Times New Roman"/>
          <w:noProof/>
          <w:sz w:val="24"/>
          <w:szCs w:val="24"/>
          <w:lang w:val="en-US"/>
        </w:rPr>
        <w:t>]</w:t>
      </w:r>
      <w:r w:rsidR="000167A3">
        <w:rPr>
          <w:rFonts w:ascii="Times New Roman" w:hAnsi="Times New Roman"/>
          <w:sz w:val="24"/>
          <w:szCs w:val="24"/>
          <w:lang w:val="en-US"/>
        </w:rPr>
        <w:fldChar w:fldCharType="end"/>
      </w:r>
      <w:r w:rsidR="009E61C3">
        <w:rPr>
          <w:rFonts w:ascii="Times New Roman" w:hAnsi="Times New Roman" w:hint="eastAsia"/>
          <w:sz w:val="24"/>
          <w:szCs w:val="24"/>
          <w:lang w:val="en-US"/>
        </w:rPr>
        <w:t>,</w:t>
      </w:r>
      <w:r w:rsidR="004807F6">
        <w:rPr>
          <w:rFonts w:ascii="Times New Roman" w:hAnsi="Times New Roman" w:hint="eastAsia"/>
          <w:sz w:val="24"/>
          <w:szCs w:val="24"/>
          <w:lang w:val="en-US"/>
        </w:rPr>
        <w:t xml:space="preserve"> </w:t>
      </w:r>
      <w:r w:rsidR="009E61C3">
        <w:rPr>
          <w:rFonts w:ascii="Times New Roman" w:hAnsi="Times New Roman" w:hint="eastAsia"/>
          <w:sz w:val="24"/>
          <w:szCs w:val="24"/>
          <w:lang w:val="en-US"/>
        </w:rPr>
        <w:t>i</w:t>
      </w:r>
      <w:r w:rsidR="00E755F1">
        <w:rPr>
          <w:rFonts w:ascii="Times New Roman" w:hAnsi="Times New Roman" w:hint="eastAsia"/>
          <w:sz w:val="24"/>
          <w:szCs w:val="24"/>
          <w:lang w:val="en-US"/>
        </w:rPr>
        <w:t xml:space="preserve">t is worthwhile to </w:t>
      </w:r>
      <w:r w:rsidR="002D54CA">
        <w:rPr>
          <w:rFonts w:ascii="Times New Roman" w:hAnsi="Times New Roman" w:hint="eastAsia"/>
          <w:sz w:val="24"/>
          <w:szCs w:val="24"/>
          <w:lang w:val="en-US"/>
        </w:rPr>
        <w:t>compare</w:t>
      </w:r>
      <w:r w:rsidR="009E61C3">
        <w:rPr>
          <w:rFonts w:ascii="Times New Roman" w:hAnsi="Times New Roman" w:hint="eastAsia"/>
          <w:sz w:val="24"/>
          <w:szCs w:val="24"/>
          <w:lang w:val="en-US"/>
        </w:rPr>
        <w:t xml:space="preserve"> </w:t>
      </w:r>
      <w:r w:rsidR="00660E28">
        <w:rPr>
          <w:rFonts w:ascii="Times New Roman" w:hAnsi="Times New Roman" w:hint="eastAsia"/>
          <w:sz w:val="24"/>
          <w:szCs w:val="24"/>
          <w:lang w:val="en-US"/>
        </w:rPr>
        <w:t xml:space="preserve">the </w:t>
      </w:r>
      <w:r w:rsidR="002D54CA">
        <w:rPr>
          <w:rFonts w:ascii="Times New Roman" w:hAnsi="Times New Roman" w:hint="eastAsia"/>
          <w:sz w:val="24"/>
          <w:szCs w:val="24"/>
          <w:lang w:val="en-US"/>
        </w:rPr>
        <w:t xml:space="preserve">consequences of the pitch mechanism </w:t>
      </w:r>
      <w:r w:rsidR="009E61C3">
        <w:rPr>
          <w:rFonts w:ascii="Times New Roman" w:hAnsi="Times New Roman" w:hint="eastAsia"/>
          <w:sz w:val="24"/>
          <w:szCs w:val="24"/>
          <w:lang w:val="en-US"/>
        </w:rPr>
        <w:t xml:space="preserve">fault </w:t>
      </w:r>
      <w:r w:rsidR="002D54CA">
        <w:rPr>
          <w:rFonts w:ascii="Times New Roman" w:hAnsi="Times New Roman" w:hint="eastAsia"/>
          <w:sz w:val="24"/>
          <w:szCs w:val="24"/>
          <w:lang w:val="en-US"/>
        </w:rPr>
        <w:t>in a less harsh condition</w:t>
      </w:r>
      <w:r w:rsidR="002753A8">
        <w:rPr>
          <w:rFonts w:ascii="Times New Roman" w:hAnsi="Times New Roman" w:hint="eastAsia"/>
          <w:sz w:val="24"/>
          <w:szCs w:val="24"/>
          <w:lang w:val="en-US"/>
        </w:rPr>
        <w:t xml:space="preserve"> (1-y</w:t>
      </w:r>
      <w:r w:rsidR="00296154">
        <w:rPr>
          <w:rFonts w:ascii="Times New Roman" w:hAnsi="Times New Roman" w:hint="eastAsia"/>
          <w:sz w:val="24"/>
          <w:szCs w:val="24"/>
          <w:lang w:val="en-US"/>
        </w:rPr>
        <w:t>ea</w:t>
      </w:r>
      <w:r w:rsidR="002753A8">
        <w:rPr>
          <w:rFonts w:ascii="Times New Roman" w:hAnsi="Times New Roman" w:hint="eastAsia"/>
          <w:sz w:val="24"/>
          <w:szCs w:val="24"/>
          <w:lang w:val="en-US"/>
        </w:rPr>
        <w:t>r)</w:t>
      </w:r>
      <w:r w:rsidR="002D54CA">
        <w:rPr>
          <w:rFonts w:ascii="Times New Roman" w:hAnsi="Times New Roman" w:hint="eastAsia"/>
          <w:sz w:val="24"/>
          <w:szCs w:val="24"/>
          <w:lang w:val="en-US"/>
        </w:rPr>
        <w:t xml:space="preserve"> with those under a survival condition</w:t>
      </w:r>
      <w:r w:rsidR="002753A8">
        <w:rPr>
          <w:rFonts w:ascii="Times New Roman" w:hAnsi="Times New Roman" w:hint="eastAsia"/>
          <w:sz w:val="24"/>
          <w:szCs w:val="24"/>
          <w:lang w:val="en-US"/>
        </w:rPr>
        <w:t xml:space="preserve"> (50-y</w:t>
      </w:r>
      <w:r w:rsidR="00296154">
        <w:rPr>
          <w:rFonts w:ascii="Times New Roman" w:hAnsi="Times New Roman" w:hint="eastAsia"/>
          <w:sz w:val="24"/>
          <w:szCs w:val="24"/>
          <w:lang w:val="en-US"/>
        </w:rPr>
        <w:t>ea</w:t>
      </w:r>
      <w:r w:rsidR="002753A8">
        <w:rPr>
          <w:rFonts w:ascii="Times New Roman" w:hAnsi="Times New Roman" w:hint="eastAsia"/>
          <w:sz w:val="24"/>
          <w:szCs w:val="24"/>
          <w:lang w:val="en-US"/>
        </w:rPr>
        <w:t>r)</w:t>
      </w:r>
      <w:r w:rsidR="00E755F1">
        <w:rPr>
          <w:rFonts w:ascii="Times New Roman" w:hAnsi="Times New Roman" w:hint="eastAsia"/>
          <w:sz w:val="24"/>
          <w:szCs w:val="24"/>
          <w:lang w:val="en-US"/>
        </w:rPr>
        <w:t xml:space="preserve">. </w:t>
      </w:r>
    </w:p>
    <w:p w:rsidR="00902FC0" w:rsidRDefault="00D27B69" w:rsidP="002E3654">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Motion response</w:t>
      </w:r>
    </w:p>
    <w:p w:rsidR="00332EFB" w:rsidRDefault="00BB3540" w:rsidP="002E3654">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Platform pitch motion and nacelle surge motion are</w:t>
      </w:r>
      <w:r w:rsidR="00414AC1">
        <w:rPr>
          <w:rFonts w:ascii="Times New Roman" w:hAnsi="Times New Roman" w:hint="eastAsia"/>
          <w:sz w:val="24"/>
          <w:szCs w:val="24"/>
          <w:lang w:val="en-US"/>
        </w:rPr>
        <w:t xml:space="preserve"> in the direction of </w:t>
      </w:r>
      <w:r w:rsidR="00296154">
        <w:rPr>
          <w:rFonts w:ascii="Times New Roman" w:hAnsi="Times New Roman" w:hint="eastAsia"/>
          <w:sz w:val="24"/>
          <w:szCs w:val="24"/>
          <w:lang w:val="en-US"/>
        </w:rPr>
        <w:t>the inflow wind</w:t>
      </w:r>
      <w:r>
        <w:rPr>
          <w:rFonts w:ascii="Times New Roman" w:hAnsi="Times New Roman" w:hint="eastAsia"/>
          <w:sz w:val="24"/>
          <w:szCs w:val="24"/>
          <w:lang w:val="en-US"/>
        </w:rPr>
        <w:t xml:space="preserve">. </w:t>
      </w:r>
      <w:r w:rsidR="00E12550">
        <w:rPr>
          <w:rFonts w:ascii="Times New Roman" w:hAnsi="Times New Roman" w:hint="eastAsia"/>
          <w:sz w:val="24"/>
          <w:szCs w:val="24"/>
          <w:lang w:val="en-US"/>
        </w:rPr>
        <w:t xml:space="preserve">Fault type 1 and 3 lead to </w:t>
      </w:r>
      <w:r w:rsidR="00296154">
        <w:rPr>
          <w:rFonts w:ascii="Times New Roman" w:hAnsi="Times New Roman" w:hint="eastAsia"/>
          <w:sz w:val="24"/>
          <w:szCs w:val="24"/>
          <w:lang w:val="en-US"/>
        </w:rPr>
        <w:t>evident</w:t>
      </w:r>
      <w:r w:rsidR="00E12550">
        <w:rPr>
          <w:rFonts w:ascii="Times New Roman" w:hAnsi="Times New Roman" w:hint="eastAsia"/>
          <w:sz w:val="24"/>
          <w:szCs w:val="24"/>
          <w:lang w:val="en-US"/>
        </w:rPr>
        <w:t xml:space="preserve"> increase</w:t>
      </w:r>
      <w:r w:rsidR="00721359">
        <w:rPr>
          <w:rFonts w:ascii="Times New Roman" w:hAnsi="Times New Roman"/>
          <w:sz w:val="24"/>
          <w:szCs w:val="24"/>
          <w:lang w:val="en-US"/>
        </w:rPr>
        <w:t>s</w:t>
      </w:r>
      <w:r w:rsidR="00E12550">
        <w:rPr>
          <w:rFonts w:ascii="Times New Roman" w:hAnsi="Times New Roman" w:hint="eastAsia"/>
          <w:sz w:val="24"/>
          <w:szCs w:val="24"/>
          <w:lang w:val="en-US"/>
        </w:rPr>
        <w:t xml:space="preserve"> of thrust loads. The low frequency excitation contributes to the </w:t>
      </w:r>
      <w:r w:rsidR="00B02371">
        <w:rPr>
          <w:rFonts w:ascii="Times New Roman" w:hAnsi="Times New Roman" w:hint="eastAsia"/>
          <w:sz w:val="24"/>
          <w:szCs w:val="24"/>
          <w:lang w:val="en-US"/>
        </w:rPr>
        <w:t xml:space="preserve">larger </w:t>
      </w:r>
      <w:r w:rsidR="00721359">
        <w:rPr>
          <w:rFonts w:ascii="Times New Roman" w:hAnsi="Times New Roman"/>
          <w:sz w:val="24"/>
          <w:szCs w:val="24"/>
          <w:lang w:val="en-US"/>
        </w:rPr>
        <w:t xml:space="preserve">surge and pitch </w:t>
      </w:r>
      <w:r w:rsidR="00B02371">
        <w:rPr>
          <w:rFonts w:ascii="Times New Roman" w:hAnsi="Times New Roman" w:hint="eastAsia"/>
          <w:sz w:val="24"/>
          <w:szCs w:val="24"/>
          <w:lang w:val="en-US"/>
        </w:rPr>
        <w:t xml:space="preserve">resonant </w:t>
      </w:r>
      <w:r w:rsidR="00AF2FE4">
        <w:rPr>
          <w:rFonts w:ascii="Times New Roman" w:hAnsi="Times New Roman" w:hint="eastAsia"/>
          <w:sz w:val="24"/>
          <w:szCs w:val="24"/>
          <w:lang w:val="en-US"/>
        </w:rPr>
        <w:t>responses</w:t>
      </w:r>
      <w:r w:rsidR="000D2324">
        <w:rPr>
          <w:rFonts w:ascii="Times New Roman" w:hAnsi="Times New Roman" w:hint="eastAsia"/>
          <w:sz w:val="24"/>
          <w:szCs w:val="24"/>
          <w:lang w:val="en-US"/>
        </w:rPr>
        <w:t xml:space="preserve"> </w:t>
      </w:r>
      <w:r w:rsidR="00ED2CF4">
        <w:rPr>
          <w:rFonts w:ascii="Times New Roman" w:hAnsi="Times New Roman" w:hint="eastAsia"/>
          <w:sz w:val="24"/>
          <w:szCs w:val="24"/>
          <w:lang w:val="en-US"/>
        </w:rPr>
        <w:t>(</w:t>
      </w:r>
      <w:r w:rsidR="000D2324">
        <w:rPr>
          <w:rFonts w:ascii="Times New Roman" w:hAnsi="Times New Roman" w:hint="eastAsia"/>
          <w:sz w:val="24"/>
          <w:szCs w:val="24"/>
          <w:lang w:val="en-US"/>
        </w:rPr>
        <w:t>Fig.</w:t>
      </w:r>
      <w:del w:id="478" w:author="jiangzhiy" w:date="2011-12-04T19:58:00Z">
        <w:r w:rsidR="00797280" w:rsidDel="009B356F">
          <w:rPr>
            <w:rFonts w:ascii="Times New Roman" w:hAnsi="Times New Roman" w:hint="eastAsia"/>
            <w:sz w:val="24"/>
            <w:szCs w:val="24"/>
            <w:lang w:val="en-US"/>
          </w:rPr>
          <w:delText>1</w:delText>
        </w:r>
        <w:r w:rsidR="00A239E4" w:rsidDel="009B356F">
          <w:rPr>
            <w:rFonts w:ascii="Times New Roman" w:hAnsi="Times New Roman"/>
            <w:sz w:val="24"/>
            <w:szCs w:val="24"/>
            <w:lang w:val="en-US"/>
          </w:rPr>
          <w:delText>8</w:delText>
        </w:r>
      </w:del>
      <w:ins w:id="479" w:author="jiangzhiy" w:date="2011-12-04T19:58:00Z">
        <w:r w:rsidR="009B356F">
          <w:rPr>
            <w:rFonts w:ascii="Times New Roman" w:hAnsi="Times New Roman" w:hint="eastAsia"/>
            <w:sz w:val="24"/>
            <w:szCs w:val="24"/>
            <w:lang w:val="en-US"/>
          </w:rPr>
          <w:t>19</w:t>
        </w:r>
      </w:ins>
      <w:r w:rsidR="00ED2CF4">
        <w:rPr>
          <w:rFonts w:ascii="Times New Roman" w:hAnsi="Times New Roman" w:hint="eastAsia"/>
          <w:sz w:val="24"/>
          <w:szCs w:val="24"/>
          <w:lang w:val="en-US"/>
        </w:rPr>
        <w:t>)</w:t>
      </w:r>
      <w:r>
        <w:rPr>
          <w:rFonts w:ascii="Times New Roman" w:hAnsi="Times New Roman" w:hint="eastAsia"/>
          <w:sz w:val="24"/>
          <w:szCs w:val="24"/>
          <w:lang w:val="en-US"/>
        </w:rPr>
        <w:t xml:space="preserve">. </w:t>
      </w:r>
      <w:proofErr w:type="gramStart"/>
      <w:r>
        <w:rPr>
          <w:rFonts w:ascii="Times New Roman" w:hAnsi="Times New Roman" w:hint="eastAsia"/>
          <w:sz w:val="24"/>
          <w:szCs w:val="24"/>
          <w:lang w:val="en-US"/>
        </w:rPr>
        <w:t>The</w:t>
      </w:r>
      <w:proofErr w:type="gramEnd"/>
      <w:r>
        <w:rPr>
          <w:rFonts w:ascii="Times New Roman" w:hAnsi="Times New Roman" w:hint="eastAsia"/>
          <w:sz w:val="24"/>
          <w:szCs w:val="24"/>
          <w:lang w:val="en-US"/>
        </w:rPr>
        <w:t xml:space="preserve"> wave</w:t>
      </w:r>
      <w:r w:rsidR="00B02371">
        <w:rPr>
          <w:rFonts w:ascii="Times New Roman" w:hAnsi="Times New Roman" w:hint="eastAsia"/>
          <w:sz w:val="24"/>
          <w:szCs w:val="24"/>
          <w:lang w:val="en-US"/>
        </w:rPr>
        <w:t xml:space="preserve"> </w:t>
      </w:r>
      <w:r w:rsidR="00E1045A">
        <w:rPr>
          <w:rFonts w:ascii="Times New Roman" w:hAnsi="Times New Roman" w:hint="eastAsia"/>
          <w:sz w:val="24"/>
          <w:szCs w:val="24"/>
          <w:lang w:val="en-US"/>
        </w:rPr>
        <w:t xml:space="preserve">frequency response is almost unaffected due to negligible difference of hydrodynamic force </w:t>
      </w:r>
      <w:r w:rsidR="007E60D5">
        <w:rPr>
          <w:rFonts w:ascii="Times New Roman" w:hAnsi="Times New Roman" w:hint="eastAsia"/>
          <w:sz w:val="24"/>
          <w:szCs w:val="24"/>
          <w:lang w:val="en-US"/>
        </w:rPr>
        <w:t>near</w:t>
      </w:r>
      <w:r w:rsidR="00E1045A">
        <w:rPr>
          <w:rFonts w:ascii="Times New Roman" w:hAnsi="Times New Roman" w:hint="eastAsia"/>
          <w:sz w:val="24"/>
          <w:szCs w:val="24"/>
          <w:lang w:val="en-US"/>
        </w:rPr>
        <w:t xml:space="preserve"> the </w:t>
      </w:r>
      <w:r w:rsidR="007E60D5">
        <w:rPr>
          <w:rFonts w:ascii="Times New Roman" w:hAnsi="Times New Roman" w:hint="eastAsia"/>
          <w:sz w:val="24"/>
          <w:szCs w:val="24"/>
          <w:lang w:val="en-US"/>
        </w:rPr>
        <w:t>free water surface</w:t>
      </w:r>
      <w:ins w:id="480" w:author="jiangzhiy" w:date="2011-12-04T19:45:00Z">
        <w:r w:rsidR="000167A3">
          <w:rPr>
            <w:rFonts w:ascii="Times New Roman" w:hAnsi="Times New Roman" w:hint="eastAsia"/>
            <w:sz w:val="24"/>
            <w:szCs w:val="24"/>
            <w:lang w:val="en-US"/>
          </w:rPr>
          <w:t xml:space="preserve"> (Fig.10)</w:t>
        </w:r>
      </w:ins>
      <w:r w:rsidR="00E1045A">
        <w:rPr>
          <w:rFonts w:ascii="Times New Roman" w:hAnsi="Times New Roman" w:hint="eastAsia"/>
          <w:sz w:val="24"/>
          <w:szCs w:val="24"/>
          <w:lang w:val="en-US"/>
        </w:rPr>
        <w:t>.</w:t>
      </w:r>
    </w:p>
    <w:p w:rsidR="00902FC0" w:rsidRDefault="00170EE0" w:rsidP="00902FC0">
      <w:pPr>
        <w:jc w:val="center"/>
        <w:rPr>
          <w:rFonts w:ascii="Times New Roman" w:hAnsi="Times New Roman" w:cs="Times New Roman"/>
          <w:lang w:val="en-US"/>
        </w:rPr>
      </w:pPr>
      <w:r>
        <w:rPr>
          <w:rFonts w:ascii="Times New Roman" w:hAnsi="Times New Roman" w:cs="Times New Roman"/>
          <w:noProof/>
        </w:rPr>
        <w:drawing>
          <wp:inline distT="0" distB="0" distL="0" distR="0">
            <wp:extent cx="3669723" cy="2840477"/>
            <wp:effectExtent l="0" t="0" r="6927"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7" cstate="print"/>
                    <a:srcRect l="1076" t="5749" r="7785"/>
                    <a:stretch>
                      <a:fillRect/>
                    </a:stretch>
                  </pic:blipFill>
                  <pic:spPr bwMode="auto">
                    <a:xfrm>
                      <a:off x="0" y="0"/>
                      <a:ext cx="3669723" cy="2840477"/>
                    </a:xfrm>
                    <a:prstGeom prst="rect">
                      <a:avLst/>
                    </a:prstGeom>
                    <a:noFill/>
                    <a:ln w="9525">
                      <a:noFill/>
                      <a:miter lim="800000"/>
                      <a:headEnd/>
                      <a:tailEnd/>
                    </a:ln>
                  </pic:spPr>
                </pic:pic>
              </a:graphicData>
            </a:graphic>
          </wp:inline>
        </w:drawing>
      </w:r>
    </w:p>
    <w:p w:rsidR="00902FC0" w:rsidRPr="004F576E" w:rsidDel="000167A3" w:rsidRDefault="004F576E" w:rsidP="00902FC0">
      <w:pPr>
        <w:jc w:val="center"/>
        <w:rPr>
          <w:del w:id="481" w:author="jiangzhiy" w:date="2011-12-04T19:45:00Z"/>
          <w:rFonts w:ascii="Times New Roman" w:hAnsi="Times New Roman" w:cs="Times New Roman"/>
          <w:lang w:val="en-US"/>
        </w:rPr>
      </w:pPr>
      <w:proofErr w:type="gramStart"/>
      <w:r>
        <w:rPr>
          <w:rFonts w:ascii="Times New Roman" w:hAnsi="Times New Roman" w:cs="Times New Roman" w:hint="eastAsia"/>
          <w:lang w:val="en-US"/>
        </w:rPr>
        <w:t>Fig.</w:t>
      </w:r>
      <w:proofErr w:type="gramEnd"/>
      <w:del w:id="482" w:author="jiangzhiy" w:date="2011-12-03T20:40:00Z">
        <w:r w:rsidDel="006C5C6B">
          <w:rPr>
            <w:rFonts w:ascii="Times New Roman" w:hAnsi="Times New Roman" w:cs="Times New Roman" w:hint="eastAsia"/>
            <w:lang w:val="en-US"/>
          </w:rPr>
          <w:delText>1</w:delText>
        </w:r>
        <w:r w:rsidR="00A239E4" w:rsidDel="006C5C6B">
          <w:rPr>
            <w:rFonts w:ascii="Times New Roman" w:hAnsi="Times New Roman" w:cs="Times New Roman"/>
            <w:lang w:val="en-US"/>
          </w:rPr>
          <w:delText>8</w:delText>
        </w:r>
        <w:r w:rsidDel="006C5C6B">
          <w:rPr>
            <w:rFonts w:ascii="Times New Roman" w:hAnsi="Times New Roman" w:cs="Times New Roman" w:hint="eastAsia"/>
            <w:lang w:val="en-US"/>
          </w:rPr>
          <w:delText xml:space="preserve"> </w:delText>
        </w:r>
      </w:del>
      <w:ins w:id="483" w:author="jiangzhiy" w:date="2011-12-03T20:40:00Z">
        <w:r w:rsidR="006C5C6B">
          <w:rPr>
            <w:rFonts w:ascii="Times New Roman" w:hAnsi="Times New Roman" w:cs="Times New Roman" w:hint="eastAsia"/>
            <w:lang w:val="en-US"/>
          </w:rPr>
          <w:t xml:space="preserve">19 </w:t>
        </w:r>
      </w:ins>
      <w:r w:rsidR="00902FC0" w:rsidRPr="004F576E">
        <w:rPr>
          <w:rFonts w:ascii="Times New Roman" w:hAnsi="Times New Roman" w:cs="Times New Roman" w:hint="eastAsia"/>
          <w:lang w:val="en-US"/>
        </w:rPr>
        <w:t xml:space="preserve">Nacelle surge spectrum, blade azimuth </w:t>
      </w:r>
      <w:r w:rsidR="001D1F58" w:rsidRPr="004F576E">
        <w:rPr>
          <w:rFonts w:ascii="Times New Roman" w:hAnsi="Times New Roman" w:cs="Times New Roman"/>
          <w:lang w:val="en-US"/>
        </w:rPr>
        <w:t>γ</w:t>
      </w:r>
      <w:r w:rsidR="001D1F58" w:rsidRPr="000167A3">
        <w:rPr>
          <w:rFonts w:ascii="Times New Roman" w:hAnsi="Times New Roman" w:cs="Times New Roman"/>
          <w:vertAlign w:val="subscript"/>
          <w:lang w:val="en-US"/>
          <w:rPrChange w:id="484" w:author="jiangzhiy" w:date="2011-12-04T19:45:00Z">
            <w:rPr>
              <w:rFonts w:ascii="Times New Roman" w:hAnsi="Times New Roman" w:cs="Times New Roman"/>
              <w:lang w:val="en-US"/>
            </w:rPr>
          </w:rPrChange>
        </w:rPr>
        <w:t>1</w:t>
      </w:r>
      <w:r w:rsidR="001D1F58" w:rsidRPr="004F576E">
        <w:rPr>
          <w:rFonts w:ascii="Times New Roman" w:hAnsi="Times New Roman" w:cs="Times New Roman" w:hint="eastAsia"/>
          <w:lang w:val="en-US"/>
        </w:rPr>
        <w:t>=</w:t>
      </w:r>
      <w:r w:rsidR="00902FC0" w:rsidRPr="004F576E">
        <w:rPr>
          <w:rFonts w:ascii="Times New Roman" w:hAnsi="Times New Roman" w:cs="Times New Roman" w:hint="eastAsia"/>
          <w:lang w:val="en-US"/>
        </w:rPr>
        <w:t>0</w:t>
      </w:r>
      <w:r w:rsidR="001D1F58" w:rsidRPr="004F576E">
        <w:rPr>
          <w:rFonts w:ascii="Times New Roman" w:hAnsi="Times New Roman" w:cs="Times New Roman" w:hint="eastAsia"/>
          <w:lang w:val="en-US"/>
        </w:rPr>
        <w:t xml:space="preserve"> deg</w:t>
      </w:r>
      <w:r w:rsidR="00902FC0" w:rsidRPr="004F576E">
        <w:rPr>
          <w:rFonts w:ascii="Times New Roman" w:hAnsi="Times New Roman" w:cs="Times New Roman" w:hint="eastAsia"/>
          <w:lang w:val="en-US"/>
        </w:rPr>
        <w:t xml:space="preserve">, </w:t>
      </w:r>
      <w:r w:rsidR="001D1F58" w:rsidRPr="004F576E">
        <w:rPr>
          <w:rFonts w:ascii="Times New Roman" w:hAnsi="Times New Roman" w:cs="Times New Roman" w:hint="eastAsia"/>
          <w:lang w:val="en-US"/>
        </w:rPr>
        <w:t>Se</w:t>
      </w:r>
      <w:r w:rsidR="0054283C" w:rsidRPr="004F576E">
        <w:rPr>
          <w:rFonts w:ascii="Times New Roman" w:hAnsi="Times New Roman" w:cs="Times New Roman" w:hint="eastAsia"/>
          <w:lang w:val="en-US"/>
        </w:rPr>
        <w:t>a State A</w:t>
      </w:r>
    </w:p>
    <w:p w:rsidR="00F07296" w:rsidDel="000167A3" w:rsidRDefault="00F07296" w:rsidP="00902FC0">
      <w:pPr>
        <w:jc w:val="center"/>
        <w:rPr>
          <w:del w:id="485" w:author="jiangzhiy" w:date="2011-12-04T19:45:00Z"/>
          <w:rFonts w:ascii="Times New Roman" w:hAnsi="Times New Roman" w:cs="Times New Roman"/>
          <w:lang w:val="en-US"/>
        </w:rPr>
      </w:pPr>
    </w:p>
    <w:p w:rsidR="00586A34" w:rsidDel="000167A3" w:rsidRDefault="00586A34" w:rsidP="00902FC0">
      <w:pPr>
        <w:jc w:val="center"/>
        <w:rPr>
          <w:del w:id="486" w:author="jiangzhiy" w:date="2011-12-04T19:45:00Z"/>
          <w:rFonts w:ascii="Times New Roman" w:hAnsi="Times New Roman" w:cs="Times New Roman"/>
          <w:lang w:val="en-US"/>
        </w:rPr>
      </w:pPr>
    </w:p>
    <w:p w:rsidR="00F07296" w:rsidRDefault="00F07296" w:rsidP="000167A3">
      <w:pPr>
        <w:jc w:val="center"/>
        <w:rPr>
          <w:rFonts w:ascii="Times New Roman" w:hAnsi="Times New Roman" w:cs="Times New Roman"/>
          <w:lang w:val="en-US"/>
        </w:rPr>
        <w:pPrChange w:id="487" w:author="jiangzhiy" w:date="2011-12-04T19:45:00Z">
          <w:pPr>
            <w:jc w:val="center"/>
          </w:pPr>
        </w:pPrChange>
      </w:pPr>
    </w:p>
    <w:p w:rsidR="00AF320E" w:rsidRDefault="00586A34" w:rsidP="00F20BC4">
      <w:pPr>
        <w:rPr>
          <w:ins w:id="488" w:author="jiangzhiy" w:date="2011-12-04T21:41:00Z"/>
          <w:rFonts w:ascii="Times New Roman" w:hAnsi="Times New Roman" w:hint="eastAsia"/>
          <w:sz w:val="24"/>
          <w:szCs w:val="24"/>
          <w:lang w:val="en-US"/>
        </w:rPr>
      </w:pPr>
      <w:r>
        <w:rPr>
          <w:rFonts w:ascii="Times New Roman" w:hAnsi="Times New Roman" w:cs="Times New Roman" w:hint="eastAsia"/>
          <w:lang w:val="en-US"/>
        </w:rPr>
        <w:tab/>
      </w:r>
      <w:r w:rsidRPr="00F20BC4">
        <w:rPr>
          <w:rFonts w:ascii="Times New Roman" w:hAnsi="Times New Roman" w:hint="eastAsia"/>
          <w:sz w:val="24"/>
          <w:szCs w:val="24"/>
          <w:lang w:val="en-US"/>
        </w:rPr>
        <w:tab/>
      </w:r>
    </w:p>
    <w:p w:rsidR="00AF320E" w:rsidRDefault="00AF320E" w:rsidP="00F20BC4">
      <w:pPr>
        <w:rPr>
          <w:ins w:id="489" w:author="jiangzhiy" w:date="2011-12-04T21:41:00Z"/>
          <w:rFonts w:ascii="Times New Roman" w:hAnsi="Times New Roman" w:hint="eastAsia"/>
          <w:sz w:val="24"/>
          <w:szCs w:val="24"/>
          <w:lang w:val="en-US"/>
        </w:rPr>
      </w:pPr>
    </w:p>
    <w:p w:rsidR="00AF320E" w:rsidRDefault="00AF320E" w:rsidP="00F20BC4">
      <w:pPr>
        <w:rPr>
          <w:ins w:id="490" w:author="jiangzhiy" w:date="2011-12-04T21:41:00Z"/>
          <w:rFonts w:ascii="Times New Roman" w:hAnsi="Times New Roman" w:hint="eastAsia"/>
          <w:sz w:val="24"/>
          <w:szCs w:val="24"/>
          <w:lang w:val="en-US"/>
        </w:rPr>
      </w:pPr>
    </w:p>
    <w:p w:rsidR="00586A34" w:rsidRPr="00C02B9D" w:rsidRDefault="00ED2CF4" w:rsidP="00F20BC4">
      <w:pPr>
        <w:rPr>
          <w:rFonts w:ascii="Times New Roman" w:hAnsi="Times New Roman" w:cs="Times New Roman"/>
          <w:lang w:val="en-US"/>
        </w:rPr>
      </w:pPr>
      <w:r>
        <w:rPr>
          <w:rFonts w:ascii="Times New Roman" w:hAnsi="Times New Roman" w:hint="eastAsia"/>
          <w:sz w:val="24"/>
          <w:szCs w:val="24"/>
          <w:lang w:val="en-US"/>
        </w:rPr>
        <w:lastRenderedPageBreak/>
        <w:t>Table 5</w:t>
      </w:r>
      <w:r w:rsidR="005619AF">
        <w:rPr>
          <w:rFonts w:ascii="Times New Roman" w:hAnsi="Times New Roman" w:hint="eastAsia"/>
          <w:sz w:val="24"/>
          <w:szCs w:val="24"/>
          <w:lang w:val="en-US"/>
        </w:rPr>
        <w:t xml:space="preserve"> </w:t>
      </w:r>
      <w:r w:rsidR="00C02B9D" w:rsidRPr="00F20BC4">
        <w:rPr>
          <w:rFonts w:ascii="Times New Roman" w:hAnsi="Times New Roman" w:hint="eastAsia"/>
          <w:sz w:val="24"/>
          <w:szCs w:val="24"/>
          <w:lang w:val="en-US"/>
        </w:rPr>
        <w:t>Response statistics for pitch motion,</w:t>
      </w:r>
      <w:r w:rsidRPr="00ED2CF4">
        <w:rPr>
          <w:rFonts w:ascii="Times New Roman" w:hAnsi="Times New Roman" w:hint="eastAsia"/>
          <w:sz w:val="24"/>
          <w:szCs w:val="24"/>
          <w:lang w:val="en-US"/>
        </w:rPr>
        <w:t xml:space="preserve"> </w:t>
      </w:r>
      <w:r>
        <w:rPr>
          <w:rFonts w:ascii="Times New Roman" w:hAnsi="Times New Roman" w:hint="eastAsia"/>
          <w:sz w:val="24"/>
          <w:szCs w:val="24"/>
          <w:lang w:val="en-US"/>
        </w:rPr>
        <w:t>s</w:t>
      </w:r>
      <w:r w:rsidRPr="00F20BC4">
        <w:rPr>
          <w:rFonts w:ascii="Times New Roman" w:hAnsi="Times New Roman"/>
          <w:sz w:val="24"/>
          <w:szCs w:val="24"/>
          <w:lang w:val="en-US"/>
        </w:rPr>
        <w:t>ea state B</w:t>
      </w:r>
      <w:r>
        <w:rPr>
          <w:rFonts w:ascii="Times New Roman" w:hAnsi="Times New Roman" w:hint="eastAsia"/>
          <w:sz w:val="24"/>
          <w:szCs w:val="24"/>
          <w:lang w:val="en-US"/>
        </w:rPr>
        <w:t>,</w:t>
      </w:r>
      <w:r w:rsidR="00C02B9D" w:rsidRPr="00F20BC4">
        <w:rPr>
          <w:rFonts w:ascii="Times New Roman" w:hAnsi="Times New Roman" w:hint="eastAsia"/>
          <w:sz w:val="24"/>
          <w:szCs w:val="24"/>
          <w:lang w:val="en-US"/>
        </w:rPr>
        <w:t xml:space="preserve"> </w:t>
      </w:r>
      <w:r w:rsidR="00586A34" w:rsidRPr="00F20BC4">
        <w:rPr>
          <w:rFonts w:ascii="Times New Roman" w:hAnsi="Times New Roman"/>
          <w:sz w:val="24"/>
          <w:szCs w:val="24"/>
          <w:lang w:val="en-US"/>
        </w:rPr>
        <w:t>γ</w:t>
      </w:r>
      <w:r w:rsidR="00586A34" w:rsidRPr="00ED2CF4">
        <w:rPr>
          <w:rFonts w:ascii="Times New Roman" w:hAnsi="Times New Roman"/>
          <w:sz w:val="24"/>
          <w:szCs w:val="24"/>
          <w:vertAlign w:val="subscript"/>
          <w:lang w:val="en-US"/>
        </w:rPr>
        <w:t>1</w:t>
      </w:r>
      <w:r w:rsidR="00586A34" w:rsidRPr="00F20BC4">
        <w:rPr>
          <w:rFonts w:ascii="Times New Roman" w:hAnsi="Times New Roman"/>
          <w:sz w:val="24"/>
          <w:szCs w:val="24"/>
          <w:lang w:val="en-US"/>
        </w:rPr>
        <w:t>=30 deg, γ</w:t>
      </w:r>
      <w:r w:rsidR="00586A34" w:rsidRPr="00ED2CF4">
        <w:rPr>
          <w:rFonts w:ascii="Times New Roman" w:hAnsi="Times New Roman"/>
          <w:sz w:val="24"/>
          <w:szCs w:val="24"/>
          <w:vertAlign w:val="subscript"/>
          <w:lang w:val="en-US"/>
        </w:rPr>
        <w:t>2</w:t>
      </w:r>
      <w:r w:rsidR="00586A34" w:rsidRPr="00F20BC4">
        <w:rPr>
          <w:rFonts w:ascii="Times New Roman" w:hAnsi="Times New Roman"/>
          <w:sz w:val="24"/>
          <w:szCs w:val="24"/>
          <w:lang w:val="en-US"/>
        </w:rPr>
        <w:t>=0 deg</w:t>
      </w:r>
    </w:p>
    <w:tbl>
      <w:tblPr>
        <w:tblW w:w="6252" w:type="dxa"/>
        <w:jc w:val="center"/>
        <w:tblCellMar>
          <w:left w:w="0" w:type="dxa"/>
          <w:right w:w="0" w:type="dxa"/>
        </w:tblCellMar>
        <w:tblLook w:val="04A0"/>
      </w:tblPr>
      <w:tblGrid>
        <w:gridCol w:w="1140"/>
        <w:gridCol w:w="1140"/>
        <w:gridCol w:w="1140"/>
        <w:gridCol w:w="1140"/>
        <w:gridCol w:w="1692"/>
      </w:tblGrid>
      <w:tr w:rsidR="00F07296" w:rsidRPr="000D2324" w:rsidTr="00B615F5">
        <w:trPr>
          <w:trHeight w:val="519"/>
          <w:jc w:val="center"/>
        </w:trPr>
        <w:tc>
          <w:tcPr>
            <w:tcW w:w="1140" w:type="dxa"/>
            <w:tcBorders>
              <w:top w:val="single" w:sz="12" w:space="0" w:color="auto"/>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F07296" w:rsidRPr="000D2324" w:rsidRDefault="00F07296" w:rsidP="00B615F5">
            <w:pPr>
              <w:rPr>
                <w:rFonts w:ascii="Times New Roman" w:hAnsi="Times New Roman" w:cs="Times New Roman"/>
                <w:color w:val="000000"/>
              </w:rPr>
            </w:pPr>
            <w:proofErr w:type="gramStart"/>
            <w:r w:rsidRPr="000D2324">
              <w:rPr>
                <w:rFonts w:ascii="Times New Roman" w:hAnsi="Times New Roman" w:cs="Times New Roman"/>
                <w:color w:val="000000"/>
              </w:rPr>
              <w:t>Pitch  (deg</w:t>
            </w:r>
            <w:proofErr w:type="gramEnd"/>
            <w:r w:rsidRPr="000D2324">
              <w:rPr>
                <w:rFonts w:ascii="Times New Roman" w:hAnsi="Times New Roman" w:cs="Times New Roman"/>
                <w:color w:val="000000"/>
              </w:rPr>
              <w:t>)</w:t>
            </w:r>
          </w:p>
        </w:tc>
        <w:tc>
          <w:tcPr>
            <w:tcW w:w="1140" w:type="dxa"/>
            <w:tcBorders>
              <w:top w:val="single" w:sz="12" w:space="0" w:color="auto"/>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F07296" w:rsidRPr="000D2324" w:rsidRDefault="00F07296" w:rsidP="00B615F5">
            <w:pPr>
              <w:rPr>
                <w:rFonts w:ascii="Times New Roman" w:hAnsi="Times New Roman" w:cs="Times New Roman"/>
                <w:color w:val="000000"/>
              </w:rPr>
            </w:pPr>
            <w:r w:rsidRPr="000D2324">
              <w:rPr>
                <w:rFonts w:ascii="Times New Roman" w:hAnsi="Times New Roman" w:cs="Times New Roman"/>
                <w:color w:val="000000"/>
              </w:rPr>
              <w:t xml:space="preserve">Max  </w:t>
            </w:r>
          </w:p>
        </w:tc>
        <w:tc>
          <w:tcPr>
            <w:tcW w:w="1140" w:type="dxa"/>
            <w:tcBorders>
              <w:top w:val="single" w:sz="12" w:space="0" w:color="auto"/>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F07296" w:rsidRPr="000D2324" w:rsidRDefault="00F07296" w:rsidP="00B615F5">
            <w:pPr>
              <w:rPr>
                <w:rFonts w:ascii="Times New Roman" w:hAnsi="Times New Roman" w:cs="Times New Roman"/>
                <w:color w:val="000000"/>
              </w:rPr>
            </w:pPr>
            <w:proofErr w:type="spellStart"/>
            <w:r w:rsidRPr="000D2324">
              <w:rPr>
                <w:rFonts w:ascii="Times New Roman" w:hAnsi="Times New Roman" w:cs="Times New Roman"/>
                <w:color w:val="000000"/>
              </w:rPr>
              <w:t>Mean</w:t>
            </w:r>
            <w:proofErr w:type="spellEnd"/>
          </w:p>
        </w:tc>
        <w:tc>
          <w:tcPr>
            <w:tcW w:w="1140" w:type="dxa"/>
            <w:tcBorders>
              <w:top w:val="single" w:sz="12" w:space="0" w:color="auto"/>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F07296" w:rsidRPr="000D2324" w:rsidRDefault="00F07296" w:rsidP="00B615F5">
            <w:pPr>
              <w:rPr>
                <w:rFonts w:ascii="Times New Roman" w:hAnsi="Times New Roman" w:cs="Times New Roman"/>
                <w:color w:val="000000"/>
              </w:rPr>
            </w:pPr>
            <w:r w:rsidRPr="000D2324">
              <w:rPr>
                <w:rFonts w:ascii="Times New Roman" w:hAnsi="Times New Roman" w:cs="Times New Roman"/>
                <w:color w:val="000000"/>
              </w:rPr>
              <w:t>STD</w:t>
            </w:r>
          </w:p>
        </w:tc>
        <w:tc>
          <w:tcPr>
            <w:tcW w:w="1692" w:type="dxa"/>
            <w:tcBorders>
              <w:top w:val="single" w:sz="12" w:space="0" w:color="auto"/>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F07296" w:rsidRPr="000D2324" w:rsidRDefault="00F07296" w:rsidP="00B615F5">
            <w:pPr>
              <w:rPr>
                <w:rFonts w:ascii="Times New Roman" w:hAnsi="Times New Roman" w:cs="Times New Roman"/>
                <w:color w:val="000000"/>
              </w:rPr>
            </w:pPr>
            <w:r w:rsidRPr="000D2324">
              <w:rPr>
                <w:rFonts w:ascii="Times New Roman" w:hAnsi="Times New Roman" w:cs="Times New Roman"/>
                <w:color w:val="000000"/>
              </w:rPr>
              <w:t>(</w:t>
            </w:r>
            <w:proofErr w:type="spellStart"/>
            <w:r w:rsidRPr="000D2324">
              <w:rPr>
                <w:rFonts w:ascii="Times New Roman" w:hAnsi="Times New Roman" w:cs="Times New Roman"/>
                <w:color w:val="000000"/>
              </w:rPr>
              <w:t>Max-Mean</w:t>
            </w:r>
            <w:proofErr w:type="spellEnd"/>
            <w:r w:rsidRPr="000D2324">
              <w:rPr>
                <w:rFonts w:ascii="Times New Roman" w:hAnsi="Times New Roman" w:cs="Times New Roman"/>
                <w:color w:val="000000"/>
              </w:rPr>
              <w:t>)/STD</w:t>
            </w:r>
          </w:p>
        </w:tc>
      </w:tr>
      <w:tr w:rsidR="00F07296" w:rsidRPr="000D2324" w:rsidTr="00B615F5">
        <w:trPr>
          <w:trHeight w:val="519"/>
          <w:jc w:val="center"/>
        </w:trPr>
        <w:tc>
          <w:tcPr>
            <w:tcW w:w="0" w:type="auto"/>
            <w:tcBorders>
              <w:top w:val="nil"/>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F07296" w:rsidRPr="000D2324" w:rsidRDefault="00F07296" w:rsidP="00B615F5">
            <w:pPr>
              <w:rPr>
                <w:rFonts w:ascii="Times New Roman" w:hAnsi="Times New Roman" w:cs="Times New Roman"/>
                <w:color w:val="000000"/>
              </w:rPr>
            </w:pPr>
            <w:proofErr w:type="spellStart"/>
            <w:r w:rsidRPr="000D2324">
              <w:rPr>
                <w:rFonts w:ascii="Times New Roman" w:hAnsi="Times New Roman" w:cs="Times New Roman"/>
                <w:color w:val="000000"/>
              </w:rPr>
              <w:t>Fault</w:t>
            </w:r>
            <w:proofErr w:type="spellEnd"/>
            <w:r w:rsidRPr="000D2324">
              <w:rPr>
                <w:rFonts w:ascii="Times New Roman" w:hAnsi="Times New Roman" w:cs="Times New Roman"/>
                <w:color w:val="000000"/>
              </w:rPr>
              <w:t xml:space="preserve"> type 0</w:t>
            </w:r>
          </w:p>
        </w:tc>
        <w:tc>
          <w:tcPr>
            <w:tcW w:w="0" w:type="auto"/>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F07296" w:rsidRPr="000D2324" w:rsidRDefault="00F07296" w:rsidP="00B615F5">
            <w:pPr>
              <w:rPr>
                <w:rFonts w:ascii="Times New Roman" w:hAnsi="Times New Roman" w:cs="Times New Roman"/>
                <w:color w:val="000000"/>
              </w:rPr>
            </w:pPr>
            <w:r w:rsidRPr="000D2324">
              <w:rPr>
                <w:rFonts w:ascii="Times New Roman" w:hAnsi="Times New Roman" w:cs="Times New Roman"/>
                <w:color w:val="000000"/>
              </w:rPr>
              <w:t>5.9</w:t>
            </w:r>
          </w:p>
        </w:tc>
        <w:tc>
          <w:tcPr>
            <w:tcW w:w="0" w:type="auto"/>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F07296" w:rsidRPr="000D2324" w:rsidRDefault="00F07296" w:rsidP="00B615F5">
            <w:pPr>
              <w:rPr>
                <w:rFonts w:ascii="Times New Roman" w:hAnsi="Times New Roman" w:cs="Times New Roman"/>
                <w:color w:val="000000"/>
              </w:rPr>
            </w:pPr>
            <w:r w:rsidRPr="000D2324">
              <w:rPr>
                <w:rFonts w:ascii="Times New Roman" w:hAnsi="Times New Roman" w:cs="Times New Roman"/>
                <w:color w:val="000000"/>
              </w:rPr>
              <w:t>2</w:t>
            </w:r>
            <w:r w:rsidR="00170EE0">
              <w:rPr>
                <w:rFonts w:ascii="Times New Roman" w:hAnsi="Times New Roman" w:cs="Times New Roman"/>
                <w:color w:val="000000"/>
              </w:rPr>
              <w:t>.0</w:t>
            </w:r>
          </w:p>
        </w:tc>
        <w:tc>
          <w:tcPr>
            <w:tcW w:w="0" w:type="auto"/>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F07296" w:rsidRPr="000D2324" w:rsidRDefault="00F07296" w:rsidP="00B615F5">
            <w:pPr>
              <w:rPr>
                <w:rFonts w:ascii="Times New Roman" w:hAnsi="Times New Roman" w:cs="Times New Roman"/>
                <w:color w:val="000000"/>
              </w:rPr>
            </w:pPr>
            <w:r w:rsidRPr="000D2324">
              <w:rPr>
                <w:rFonts w:ascii="Times New Roman" w:hAnsi="Times New Roman" w:cs="Times New Roman"/>
                <w:color w:val="000000"/>
              </w:rPr>
              <w:t>1.2</w:t>
            </w:r>
          </w:p>
        </w:tc>
        <w:tc>
          <w:tcPr>
            <w:tcW w:w="1692"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F07296" w:rsidRPr="000D2324" w:rsidRDefault="00F07296" w:rsidP="00B615F5">
            <w:pPr>
              <w:rPr>
                <w:rFonts w:ascii="Times New Roman" w:hAnsi="Times New Roman" w:cs="Times New Roman"/>
                <w:color w:val="000000"/>
              </w:rPr>
            </w:pPr>
            <w:r w:rsidRPr="000D2324">
              <w:rPr>
                <w:rFonts w:ascii="Times New Roman" w:hAnsi="Times New Roman" w:cs="Times New Roman"/>
                <w:color w:val="000000"/>
              </w:rPr>
              <w:t>3.1</w:t>
            </w:r>
          </w:p>
        </w:tc>
      </w:tr>
      <w:tr w:rsidR="00F07296" w:rsidRPr="000D2324" w:rsidTr="00B615F5">
        <w:trPr>
          <w:trHeight w:val="519"/>
          <w:jc w:val="center"/>
        </w:trPr>
        <w:tc>
          <w:tcPr>
            <w:tcW w:w="0" w:type="auto"/>
            <w:tcBorders>
              <w:top w:val="nil"/>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F07296" w:rsidRPr="000D2324" w:rsidRDefault="00F07296" w:rsidP="00B615F5">
            <w:pPr>
              <w:rPr>
                <w:rFonts w:ascii="Times New Roman" w:hAnsi="Times New Roman" w:cs="Times New Roman"/>
                <w:color w:val="000000"/>
              </w:rPr>
            </w:pPr>
            <w:proofErr w:type="spellStart"/>
            <w:r w:rsidRPr="000D2324">
              <w:rPr>
                <w:rFonts w:ascii="Times New Roman" w:hAnsi="Times New Roman" w:cs="Times New Roman"/>
                <w:color w:val="000000"/>
              </w:rPr>
              <w:t>Fault</w:t>
            </w:r>
            <w:proofErr w:type="spellEnd"/>
            <w:r w:rsidRPr="000D2324">
              <w:rPr>
                <w:rFonts w:ascii="Times New Roman" w:hAnsi="Times New Roman" w:cs="Times New Roman"/>
                <w:color w:val="000000"/>
              </w:rPr>
              <w:t xml:space="preserve"> type 1</w:t>
            </w:r>
          </w:p>
        </w:tc>
        <w:tc>
          <w:tcPr>
            <w:tcW w:w="0" w:type="auto"/>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F07296" w:rsidRPr="000D2324" w:rsidRDefault="00F07296" w:rsidP="00B615F5">
            <w:pPr>
              <w:rPr>
                <w:rFonts w:ascii="Times New Roman" w:hAnsi="Times New Roman" w:cs="Times New Roman"/>
                <w:color w:val="000000"/>
              </w:rPr>
            </w:pPr>
            <w:r w:rsidRPr="000D2324">
              <w:rPr>
                <w:rFonts w:ascii="Times New Roman" w:hAnsi="Times New Roman" w:cs="Times New Roman"/>
                <w:color w:val="000000"/>
              </w:rPr>
              <w:t>11.3</w:t>
            </w:r>
          </w:p>
        </w:tc>
        <w:tc>
          <w:tcPr>
            <w:tcW w:w="0" w:type="auto"/>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F07296" w:rsidRPr="000D2324" w:rsidRDefault="00F07296" w:rsidP="00B615F5">
            <w:pPr>
              <w:rPr>
                <w:rFonts w:ascii="Times New Roman" w:hAnsi="Times New Roman" w:cs="Times New Roman"/>
                <w:color w:val="000000"/>
              </w:rPr>
            </w:pPr>
            <w:r w:rsidRPr="000D2324">
              <w:rPr>
                <w:rFonts w:ascii="Times New Roman" w:hAnsi="Times New Roman" w:cs="Times New Roman"/>
                <w:color w:val="000000"/>
              </w:rPr>
              <w:t>4.4</w:t>
            </w:r>
          </w:p>
        </w:tc>
        <w:tc>
          <w:tcPr>
            <w:tcW w:w="0" w:type="auto"/>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F07296" w:rsidRPr="000D2324" w:rsidRDefault="00F07296" w:rsidP="00B615F5">
            <w:pPr>
              <w:rPr>
                <w:rFonts w:ascii="Times New Roman" w:hAnsi="Times New Roman" w:cs="Times New Roman"/>
                <w:color w:val="000000"/>
              </w:rPr>
            </w:pPr>
            <w:r w:rsidRPr="000D2324">
              <w:rPr>
                <w:rFonts w:ascii="Times New Roman" w:hAnsi="Times New Roman" w:cs="Times New Roman"/>
                <w:color w:val="000000"/>
              </w:rPr>
              <w:t>1.7</w:t>
            </w:r>
          </w:p>
        </w:tc>
        <w:tc>
          <w:tcPr>
            <w:tcW w:w="1692"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F07296" w:rsidRPr="000D2324" w:rsidRDefault="00F07296" w:rsidP="00B615F5">
            <w:pPr>
              <w:rPr>
                <w:rFonts w:ascii="Times New Roman" w:hAnsi="Times New Roman" w:cs="Times New Roman"/>
                <w:color w:val="000000"/>
              </w:rPr>
            </w:pPr>
            <w:r w:rsidRPr="000D2324">
              <w:rPr>
                <w:rFonts w:ascii="Times New Roman" w:hAnsi="Times New Roman" w:cs="Times New Roman"/>
                <w:color w:val="000000"/>
              </w:rPr>
              <w:t>4</w:t>
            </w:r>
          </w:p>
        </w:tc>
      </w:tr>
      <w:tr w:rsidR="00F07296" w:rsidRPr="000D2324" w:rsidTr="00B615F5">
        <w:trPr>
          <w:trHeight w:val="519"/>
          <w:jc w:val="center"/>
        </w:trPr>
        <w:tc>
          <w:tcPr>
            <w:tcW w:w="0" w:type="auto"/>
            <w:tcBorders>
              <w:top w:val="nil"/>
              <w:left w:val="single" w:sz="12" w:space="0" w:color="auto"/>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F07296" w:rsidRPr="000D2324" w:rsidRDefault="00F07296" w:rsidP="00B615F5">
            <w:pPr>
              <w:rPr>
                <w:rFonts w:ascii="Times New Roman" w:hAnsi="Times New Roman" w:cs="Times New Roman"/>
                <w:color w:val="000000"/>
              </w:rPr>
            </w:pPr>
            <w:proofErr w:type="spellStart"/>
            <w:r w:rsidRPr="000D2324">
              <w:rPr>
                <w:rFonts w:ascii="Times New Roman" w:hAnsi="Times New Roman" w:cs="Times New Roman"/>
                <w:color w:val="000000"/>
              </w:rPr>
              <w:t>Fault</w:t>
            </w:r>
            <w:proofErr w:type="spellEnd"/>
            <w:r w:rsidRPr="000D2324">
              <w:rPr>
                <w:rFonts w:ascii="Times New Roman" w:hAnsi="Times New Roman" w:cs="Times New Roman"/>
                <w:color w:val="000000"/>
              </w:rPr>
              <w:t xml:space="preserve"> type 3</w:t>
            </w:r>
          </w:p>
        </w:tc>
        <w:tc>
          <w:tcPr>
            <w:tcW w:w="0" w:type="auto"/>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F07296" w:rsidRPr="000D2324" w:rsidRDefault="00F07296" w:rsidP="00B615F5">
            <w:pPr>
              <w:rPr>
                <w:rFonts w:ascii="Times New Roman" w:hAnsi="Times New Roman" w:cs="Times New Roman"/>
                <w:color w:val="000000"/>
              </w:rPr>
            </w:pPr>
            <w:r w:rsidRPr="000D2324">
              <w:rPr>
                <w:rFonts w:ascii="Times New Roman" w:hAnsi="Times New Roman" w:cs="Times New Roman"/>
                <w:color w:val="000000"/>
              </w:rPr>
              <w:t>15.3</w:t>
            </w:r>
          </w:p>
        </w:tc>
        <w:tc>
          <w:tcPr>
            <w:tcW w:w="0" w:type="auto"/>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F07296" w:rsidRPr="000D2324" w:rsidRDefault="00F07296" w:rsidP="00B615F5">
            <w:pPr>
              <w:rPr>
                <w:rFonts w:ascii="Times New Roman" w:hAnsi="Times New Roman" w:cs="Times New Roman"/>
                <w:color w:val="000000"/>
              </w:rPr>
            </w:pPr>
            <w:r w:rsidRPr="000D2324">
              <w:rPr>
                <w:rFonts w:ascii="Times New Roman" w:hAnsi="Times New Roman" w:cs="Times New Roman"/>
                <w:color w:val="000000"/>
              </w:rPr>
              <w:t>7.7</w:t>
            </w:r>
          </w:p>
        </w:tc>
        <w:tc>
          <w:tcPr>
            <w:tcW w:w="0" w:type="auto"/>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F07296" w:rsidRPr="000D2324" w:rsidRDefault="00F07296" w:rsidP="00B615F5">
            <w:pPr>
              <w:rPr>
                <w:rFonts w:ascii="Times New Roman" w:hAnsi="Times New Roman" w:cs="Times New Roman"/>
                <w:color w:val="000000"/>
              </w:rPr>
            </w:pPr>
            <w:r w:rsidRPr="000D2324">
              <w:rPr>
                <w:rFonts w:ascii="Times New Roman" w:hAnsi="Times New Roman" w:cs="Times New Roman"/>
                <w:color w:val="000000"/>
              </w:rPr>
              <w:t>2.1</w:t>
            </w:r>
          </w:p>
        </w:tc>
        <w:tc>
          <w:tcPr>
            <w:tcW w:w="1692" w:type="dxa"/>
            <w:tcBorders>
              <w:top w:val="nil"/>
              <w:left w:val="nil"/>
              <w:bottom w:val="single" w:sz="12" w:space="0" w:color="auto"/>
              <w:right w:val="single" w:sz="12" w:space="0" w:color="auto"/>
            </w:tcBorders>
            <w:shd w:val="clear" w:color="auto" w:fill="auto"/>
            <w:noWrap/>
            <w:tcMar>
              <w:top w:w="11" w:type="dxa"/>
              <w:left w:w="11" w:type="dxa"/>
              <w:bottom w:w="0" w:type="dxa"/>
              <w:right w:w="11" w:type="dxa"/>
            </w:tcMar>
            <w:vAlign w:val="center"/>
            <w:hideMark/>
          </w:tcPr>
          <w:p w:rsidR="00F07296" w:rsidRPr="000D2324" w:rsidRDefault="00F07296" w:rsidP="00B615F5">
            <w:pPr>
              <w:rPr>
                <w:rFonts w:ascii="Times New Roman" w:hAnsi="Times New Roman" w:cs="Times New Roman"/>
                <w:color w:val="000000"/>
              </w:rPr>
            </w:pPr>
            <w:r w:rsidRPr="000D2324">
              <w:rPr>
                <w:rFonts w:ascii="Times New Roman" w:hAnsi="Times New Roman" w:cs="Times New Roman"/>
                <w:color w:val="000000"/>
              </w:rPr>
              <w:t>3.6</w:t>
            </w:r>
          </w:p>
        </w:tc>
      </w:tr>
    </w:tbl>
    <w:p w:rsidR="002E3654" w:rsidRPr="00AF2FE4" w:rsidRDefault="00AF2FE4" w:rsidP="00EF3C30">
      <w:pPr>
        <w:jc w:val="both"/>
        <w:rPr>
          <w:rFonts w:ascii="Times New Roman" w:hAnsi="Times New Roman"/>
          <w:sz w:val="24"/>
          <w:szCs w:val="24"/>
          <w:lang w:val="en-US"/>
        </w:rPr>
      </w:pPr>
      <w:r w:rsidRPr="00AF2FE4">
        <w:rPr>
          <w:rFonts w:ascii="Times New Roman" w:hAnsi="Times New Roman" w:hint="eastAsia"/>
          <w:sz w:val="24"/>
          <w:szCs w:val="24"/>
          <w:lang w:val="en-US"/>
        </w:rPr>
        <w:t xml:space="preserve">Table </w:t>
      </w:r>
      <w:r w:rsidR="00797280">
        <w:rPr>
          <w:rFonts w:ascii="Times New Roman" w:hAnsi="Times New Roman" w:hint="eastAsia"/>
          <w:sz w:val="24"/>
          <w:szCs w:val="24"/>
          <w:lang w:val="en-US"/>
        </w:rPr>
        <w:t xml:space="preserve">5 </w:t>
      </w:r>
      <w:r w:rsidRPr="00AF2FE4">
        <w:rPr>
          <w:rFonts w:ascii="Times New Roman" w:hAnsi="Times New Roman" w:hint="eastAsia"/>
          <w:sz w:val="24"/>
          <w:szCs w:val="24"/>
          <w:lang w:val="en-US"/>
        </w:rPr>
        <w:t xml:space="preserve">shows that Fault type 1 and 3 leads to </w:t>
      </w:r>
      <w:r>
        <w:rPr>
          <w:rFonts w:ascii="Times New Roman" w:hAnsi="Times New Roman" w:hint="eastAsia"/>
          <w:sz w:val="24"/>
          <w:szCs w:val="24"/>
          <w:lang w:val="en-US"/>
        </w:rPr>
        <w:t>larger</w:t>
      </w:r>
      <w:r w:rsidR="00F20BC4">
        <w:rPr>
          <w:rFonts w:ascii="Times New Roman" w:hAnsi="Times New Roman" w:hint="eastAsia"/>
          <w:sz w:val="24"/>
          <w:szCs w:val="24"/>
          <w:lang w:val="en-US"/>
        </w:rPr>
        <w:t xml:space="preserve"> extreme </w:t>
      </w:r>
      <w:r w:rsidR="00721359">
        <w:rPr>
          <w:rFonts w:ascii="Times New Roman" w:hAnsi="Times New Roman"/>
          <w:sz w:val="24"/>
          <w:szCs w:val="24"/>
          <w:lang w:val="en-US"/>
        </w:rPr>
        <w:t>and</w:t>
      </w:r>
      <w:r w:rsidR="00EF3C30">
        <w:rPr>
          <w:rFonts w:ascii="Times New Roman" w:hAnsi="Times New Roman" w:hint="eastAsia"/>
          <w:sz w:val="24"/>
          <w:szCs w:val="24"/>
          <w:lang w:val="en-US"/>
        </w:rPr>
        <w:t xml:space="preserve"> mean values for</w:t>
      </w:r>
      <w:r w:rsidR="00F20BC4">
        <w:rPr>
          <w:rFonts w:ascii="Times New Roman" w:hAnsi="Times New Roman" w:hint="eastAsia"/>
          <w:sz w:val="24"/>
          <w:szCs w:val="24"/>
          <w:lang w:val="en-US"/>
        </w:rPr>
        <w:t xml:space="preserve"> the pitch response. The </w:t>
      </w:r>
      <w:r w:rsidR="001275CD">
        <w:rPr>
          <w:rFonts w:ascii="Times New Roman" w:hAnsi="Times New Roman" w:hint="eastAsia"/>
          <w:sz w:val="24"/>
          <w:szCs w:val="24"/>
          <w:lang w:val="en-US"/>
        </w:rPr>
        <w:t>peak factor</w:t>
      </w:r>
      <w:r w:rsidR="00512550">
        <w:rPr>
          <w:rFonts w:ascii="Times New Roman" w:hAnsi="Times New Roman" w:hint="eastAsia"/>
          <w:sz w:val="24"/>
          <w:szCs w:val="24"/>
          <w:lang w:val="en-US"/>
        </w:rPr>
        <w:t xml:space="preserve">, </w:t>
      </w:r>
      <w:r w:rsidR="00512550" w:rsidRPr="00512550">
        <w:rPr>
          <w:rFonts w:ascii="Times New Roman" w:hAnsi="Times New Roman" w:cs="Times New Roman"/>
          <w:color w:val="000000"/>
          <w:lang w:val="en-US"/>
        </w:rPr>
        <w:t>(Max-Mean)/STD</w:t>
      </w:r>
      <w:r w:rsidR="00512550" w:rsidRPr="00512550">
        <w:rPr>
          <w:rFonts w:ascii="Times New Roman" w:hAnsi="Times New Roman" w:cs="Times New Roman" w:hint="eastAsia"/>
          <w:color w:val="000000"/>
          <w:lang w:val="en-US"/>
        </w:rPr>
        <w:t>,</w:t>
      </w:r>
      <w:r w:rsidR="00F20BC4">
        <w:rPr>
          <w:rFonts w:ascii="Times New Roman" w:hAnsi="Times New Roman" w:hint="eastAsia"/>
          <w:sz w:val="24"/>
          <w:szCs w:val="24"/>
          <w:lang w:val="en-US"/>
        </w:rPr>
        <w:t xml:space="preserve"> of the Fault type 1 are the largest among the three </w:t>
      </w:r>
      <w:r w:rsidR="006B34BD">
        <w:rPr>
          <w:rFonts w:ascii="Times New Roman" w:hAnsi="Times New Roman" w:hint="eastAsia"/>
          <w:sz w:val="24"/>
          <w:szCs w:val="24"/>
          <w:lang w:val="en-US"/>
        </w:rPr>
        <w:t>cases</w:t>
      </w:r>
      <w:r w:rsidR="00ED2CF4">
        <w:rPr>
          <w:rFonts w:ascii="Times New Roman" w:hAnsi="Times New Roman" w:hint="eastAsia"/>
          <w:sz w:val="24"/>
          <w:szCs w:val="24"/>
          <w:lang w:val="en-US"/>
        </w:rPr>
        <w:t>, standing for</w:t>
      </w:r>
      <w:r w:rsidR="00685882">
        <w:rPr>
          <w:rFonts w:ascii="Times New Roman" w:hAnsi="Times New Roman" w:hint="eastAsia"/>
          <w:sz w:val="24"/>
          <w:szCs w:val="24"/>
          <w:lang w:val="en-US"/>
        </w:rPr>
        <w:t xml:space="preserve"> </w:t>
      </w:r>
      <w:r w:rsidR="00ED2CF4">
        <w:rPr>
          <w:rFonts w:ascii="Times New Roman" w:hAnsi="Times New Roman" w:hint="eastAsia"/>
          <w:sz w:val="24"/>
          <w:szCs w:val="24"/>
          <w:lang w:val="en-US"/>
        </w:rPr>
        <w:t>larger excursion of the extremes from the mean values.</w:t>
      </w:r>
    </w:p>
    <w:p w:rsidR="00E54B13" w:rsidRDefault="00845EAF" w:rsidP="00332EFB">
      <w:pPr>
        <w:jc w:val="center"/>
        <w:rPr>
          <w:rFonts w:ascii="Times New Roman" w:hAnsi="Times New Roman" w:cs="Times New Roman"/>
          <w:lang w:val="en-US"/>
        </w:rPr>
      </w:pPr>
      <w:r>
        <w:rPr>
          <w:rFonts w:ascii="Times New Roman" w:hAnsi="Times New Roman" w:cs="Times New Roman"/>
          <w:noProof/>
        </w:rPr>
        <w:drawing>
          <wp:inline distT="0" distB="0" distL="0" distR="0">
            <wp:extent cx="3581400" cy="280283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8" cstate="print"/>
                    <a:srcRect l="2744" t="5263" r="6518"/>
                    <a:stretch>
                      <a:fillRect/>
                    </a:stretch>
                  </pic:blipFill>
                  <pic:spPr bwMode="auto">
                    <a:xfrm>
                      <a:off x="0" y="0"/>
                      <a:ext cx="3581400" cy="2802835"/>
                    </a:xfrm>
                    <a:prstGeom prst="rect">
                      <a:avLst/>
                    </a:prstGeom>
                    <a:noFill/>
                    <a:ln w="9525">
                      <a:noFill/>
                      <a:miter lim="800000"/>
                      <a:headEnd/>
                      <a:tailEnd/>
                    </a:ln>
                  </pic:spPr>
                </pic:pic>
              </a:graphicData>
            </a:graphic>
          </wp:inline>
        </w:drawing>
      </w:r>
    </w:p>
    <w:p w:rsidR="00E54B13" w:rsidRPr="004F576E" w:rsidRDefault="004F576E" w:rsidP="001F4297">
      <w:pPr>
        <w:jc w:val="center"/>
        <w:rPr>
          <w:rFonts w:ascii="Times New Roman" w:hAnsi="Times New Roman" w:cs="Times New Roman"/>
          <w:lang w:val="en-US"/>
        </w:rPr>
      </w:pPr>
      <w:proofErr w:type="gramStart"/>
      <w:r>
        <w:rPr>
          <w:rFonts w:ascii="Times New Roman" w:hAnsi="Times New Roman" w:cs="Times New Roman" w:hint="eastAsia"/>
          <w:lang w:val="en-US"/>
        </w:rPr>
        <w:t>Fig.</w:t>
      </w:r>
      <w:proofErr w:type="gramEnd"/>
      <w:del w:id="491" w:author="jiangzhiy" w:date="2011-12-03T20:40:00Z">
        <w:r w:rsidDel="006C5C6B">
          <w:rPr>
            <w:rFonts w:ascii="Times New Roman" w:hAnsi="Times New Roman" w:cs="Times New Roman" w:hint="eastAsia"/>
            <w:lang w:val="en-US"/>
          </w:rPr>
          <w:delText>1</w:delText>
        </w:r>
        <w:r w:rsidR="00A239E4" w:rsidDel="006C5C6B">
          <w:rPr>
            <w:rFonts w:ascii="Times New Roman" w:hAnsi="Times New Roman" w:cs="Times New Roman"/>
            <w:lang w:val="en-US"/>
          </w:rPr>
          <w:delText>9</w:delText>
        </w:r>
        <w:r w:rsidDel="006C5C6B">
          <w:rPr>
            <w:rFonts w:ascii="Times New Roman" w:hAnsi="Times New Roman" w:cs="Times New Roman" w:hint="eastAsia"/>
            <w:lang w:val="en-US"/>
          </w:rPr>
          <w:delText xml:space="preserve"> </w:delText>
        </w:r>
      </w:del>
      <w:ins w:id="492" w:author="jiangzhiy" w:date="2011-12-03T20:40:00Z">
        <w:r w:rsidR="006C5C6B">
          <w:rPr>
            <w:rFonts w:ascii="Times New Roman" w:hAnsi="Times New Roman" w:cs="Times New Roman" w:hint="eastAsia"/>
            <w:lang w:val="en-US"/>
          </w:rPr>
          <w:t xml:space="preserve">20 </w:t>
        </w:r>
      </w:ins>
      <w:r w:rsidRPr="004F576E">
        <w:rPr>
          <w:rFonts w:ascii="Times New Roman" w:hAnsi="Times New Roman" w:cs="Times New Roman"/>
          <w:lang w:val="en-US"/>
        </w:rPr>
        <w:t>S</w:t>
      </w:r>
      <w:r w:rsidR="00E54B13" w:rsidRPr="004F576E">
        <w:rPr>
          <w:rFonts w:ascii="Times New Roman" w:hAnsi="Times New Roman" w:cs="Times New Roman" w:hint="eastAsia"/>
          <w:lang w:val="en-US"/>
        </w:rPr>
        <w:t>pectrum</w:t>
      </w:r>
      <w:r w:rsidRPr="004F576E">
        <w:rPr>
          <w:rFonts w:ascii="Times New Roman" w:hAnsi="Times New Roman" w:cs="Times New Roman" w:hint="eastAsia"/>
          <w:lang w:val="en-US"/>
        </w:rPr>
        <w:t xml:space="preserve"> of roll motion</w:t>
      </w:r>
      <w:r w:rsidR="00E54B13" w:rsidRPr="004F576E">
        <w:rPr>
          <w:rFonts w:ascii="Times New Roman" w:hAnsi="Times New Roman" w:cs="Times New Roman" w:hint="eastAsia"/>
          <w:lang w:val="en-US"/>
        </w:rPr>
        <w:t xml:space="preserve">, </w:t>
      </w:r>
      <w:r w:rsidR="00E54B13" w:rsidRPr="004F576E">
        <w:rPr>
          <w:rFonts w:ascii="Times New Roman" w:hAnsi="Times New Roman" w:cs="Times New Roman"/>
          <w:lang w:val="en-US"/>
        </w:rPr>
        <w:t>γ</w:t>
      </w:r>
      <w:r w:rsidR="00E54B13" w:rsidRPr="009B356F">
        <w:rPr>
          <w:rFonts w:ascii="Times New Roman" w:hAnsi="Times New Roman" w:cs="Times New Roman"/>
          <w:vertAlign w:val="subscript"/>
          <w:lang w:val="en-US"/>
          <w:rPrChange w:id="493" w:author="jiangzhiy" w:date="2011-12-04T19:59:00Z">
            <w:rPr>
              <w:rFonts w:ascii="Times New Roman" w:hAnsi="Times New Roman" w:cs="Times New Roman"/>
              <w:lang w:val="en-US"/>
            </w:rPr>
          </w:rPrChange>
        </w:rPr>
        <w:t>1</w:t>
      </w:r>
      <w:r w:rsidR="00E54B13" w:rsidRPr="004F576E">
        <w:rPr>
          <w:rFonts w:ascii="Times New Roman" w:hAnsi="Times New Roman" w:cs="Times New Roman" w:hint="eastAsia"/>
          <w:lang w:val="en-US"/>
        </w:rPr>
        <w:t>=30 deg,</w:t>
      </w:r>
      <w:r w:rsidRPr="004F576E">
        <w:rPr>
          <w:rFonts w:ascii="Times New Roman" w:hAnsi="Times New Roman" w:cs="Times New Roman" w:hint="eastAsia"/>
          <w:lang w:val="en-US"/>
        </w:rPr>
        <w:t xml:space="preserve"> </w:t>
      </w:r>
      <w:r w:rsidRPr="004F576E">
        <w:rPr>
          <w:rFonts w:ascii="Times New Roman" w:hAnsi="Times New Roman" w:cs="Times New Roman"/>
          <w:lang w:val="en-US"/>
        </w:rPr>
        <w:t>γ</w:t>
      </w:r>
      <w:r w:rsidRPr="009B356F">
        <w:rPr>
          <w:rFonts w:ascii="Times New Roman" w:hAnsi="Times New Roman" w:cs="Times New Roman" w:hint="eastAsia"/>
          <w:vertAlign w:val="subscript"/>
          <w:lang w:val="en-US"/>
          <w:rPrChange w:id="494" w:author="jiangzhiy" w:date="2011-12-04T19:59:00Z">
            <w:rPr>
              <w:rFonts w:ascii="Times New Roman" w:hAnsi="Times New Roman" w:cs="Times New Roman" w:hint="eastAsia"/>
              <w:lang w:val="en-US"/>
            </w:rPr>
          </w:rPrChange>
        </w:rPr>
        <w:t>2</w:t>
      </w:r>
      <w:r w:rsidRPr="004F576E">
        <w:rPr>
          <w:rFonts w:ascii="Times New Roman" w:hAnsi="Times New Roman" w:cs="Times New Roman" w:hint="eastAsia"/>
          <w:lang w:val="en-US"/>
        </w:rPr>
        <w:t>=</w:t>
      </w:r>
      <w:r w:rsidR="00845EAF">
        <w:rPr>
          <w:rFonts w:ascii="Times New Roman" w:hAnsi="Times New Roman" w:cs="Times New Roman"/>
          <w:lang w:val="en-US"/>
        </w:rPr>
        <w:t>9</w:t>
      </w:r>
      <w:r w:rsidRPr="004F576E">
        <w:rPr>
          <w:rFonts w:ascii="Times New Roman" w:hAnsi="Times New Roman" w:cs="Times New Roman" w:hint="eastAsia"/>
          <w:lang w:val="en-US"/>
        </w:rPr>
        <w:t>0 deg,</w:t>
      </w:r>
      <w:r w:rsidR="00E54B13" w:rsidRPr="004F576E">
        <w:rPr>
          <w:rFonts w:ascii="Times New Roman" w:hAnsi="Times New Roman" w:cs="Times New Roman" w:hint="eastAsia"/>
          <w:lang w:val="en-US"/>
        </w:rPr>
        <w:t xml:space="preserve"> Sea State B</w:t>
      </w:r>
    </w:p>
    <w:p w:rsidR="004364E5" w:rsidRDefault="002E7343" w:rsidP="004364E5">
      <w:pPr>
        <w:jc w:val="both"/>
        <w:rPr>
          <w:rFonts w:ascii="Times New Roman" w:hAnsi="Times New Roman"/>
          <w:sz w:val="24"/>
          <w:szCs w:val="24"/>
          <w:lang w:val="en-US"/>
        </w:rPr>
      </w:pPr>
      <w:r w:rsidRPr="002E7343">
        <w:rPr>
          <w:rFonts w:ascii="Times New Roman" w:hAnsi="Times New Roman" w:hint="eastAsia"/>
          <w:sz w:val="24"/>
          <w:szCs w:val="24"/>
          <w:lang w:val="en-US"/>
        </w:rPr>
        <w:t xml:space="preserve">Fault type </w:t>
      </w:r>
      <w:r w:rsidR="004364E5">
        <w:rPr>
          <w:rFonts w:ascii="Times New Roman" w:hAnsi="Times New Roman" w:hint="eastAsia"/>
          <w:sz w:val="24"/>
          <w:szCs w:val="24"/>
          <w:lang w:val="en-US"/>
        </w:rPr>
        <w:t>1</w:t>
      </w:r>
      <w:r w:rsidRPr="002E7343">
        <w:rPr>
          <w:rFonts w:ascii="Times New Roman" w:hAnsi="Times New Roman" w:hint="eastAsia"/>
          <w:sz w:val="24"/>
          <w:szCs w:val="24"/>
          <w:lang w:val="en-US"/>
        </w:rPr>
        <w:t xml:space="preserve"> is connected with </w:t>
      </w:r>
      <w:del w:id="495" w:author="jiangzhiy" w:date="2011-12-04T20:00:00Z">
        <w:r w:rsidR="00721359" w:rsidDel="009B356F">
          <w:rPr>
            <w:rFonts w:ascii="Times New Roman" w:hAnsi="Times New Roman"/>
            <w:sz w:val="24"/>
            <w:szCs w:val="24"/>
            <w:lang w:val="en-US"/>
          </w:rPr>
          <w:delText>more</w:delText>
        </w:r>
        <w:r w:rsidRPr="002E7343" w:rsidDel="009B356F">
          <w:rPr>
            <w:rFonts w:ascii="Times New Roman" w:hAnsi="Times New Roman" w:hint="eastAsia"/>
            <w:sz w:val="24"/>
            <w:szCs w:val="24"/>
            <w:lang w:val="en-US"/>
          </w:rPr>
          <w:delText xml:space="preserve"> </w:delText>
        </w:r>
      </w:del>
      <w:ins w:id="496" w:author="jiangzhiy" w:date="2011-12-04T20:00:00Z">
        <w:r w:rsidR="009B356F">
          <w:rPr>
            <w:rFonts w:ascii="Times New Roman" w:hAnsi="Times New Roman" w:hint="eastAsia"/>
            <w:sz w:val="24"/>
            <w:szCs w:val="24"/>
            <w:lang w:val="en-US"/>
          </w:rPr>
          <w:t>larger</w:t>
        </w:r>
        <w:r w:rsidR="009B356F" w:rsidRPr="002E7343">
          <w:rPr>
            <w:rFonts w:ascii="Times New Roman" w:hAnsi="Times New Roman" w:hint="eastAsia"/>
            <w:sz w:val="24"/>
            <w:szCs w:val="24"/>
            <w:lang w:val="en-US"/>
          </w:rPr>
          <w:t xml:space="preserve"> </w:t>
        </w:r>
      </w:ins>
      <w:r w:rsidRPr="002E7343">
        <w:rPr>
          <w:rFonts w:ascii="Times New Roman" w:hAnsi="Times New Roman" w:hint="eastAsia"/>
          <w:sz w:val="24"/>
          <w:szCs w:val="24"/>
          <w:lang w:val="en-US"/>
        </w:rPr>
        <w:t>roll response</w:t>
      </w:r>
      <w:r w:rsidR="00721359">
        <w:rPr>
          <w:rFonts w:ascii="Times New Roman" w:hAnsi="Times New Roman"/>
          <w:sz w:val="24"/>
          <w:szCs w:val="24"/>
          <w:lang w:val="en-US"/>
        </w:rPr>
        <w:t>s</w:t>
      </w:r>
      <w:r w:rsidRPr="002E7343">
        <w:rPr>
          <w:rFonts w:ascii="Times New Roman" w:hAnsi="Times New Roman" w:hint="eastAsia"/>
          <w:sz w:val="24"/>
          <w:szCs w:val="24"/>
          <w:lang w:val="en-US"/>
        </w:rPr>
        <w:t xml:space="preserve"> compared with fault type 0 and 3</w:t>
      </w:r>
      <w:r w:rsidR="00721359">
        <w:rPr>
          <w:rFonts w:ascii="Times New Roman" w:hAnsi="Times New Roman"/>
          <w:sz w:val="24"/>
          <w:szCs w:val="24"/>
          <w:lang w:val="en-US"/>
        </w:rPr>
        <w:t xml:space="preserve"> </w:t>
      </w:r>
      <w:del w:id="497" w:author="jiangzhiy" w:date="2011-12-04T20:01:00Z">
        <w:r w:rsidR="00721359" w:rsidDel="009B356F">
          <w:rPr>
            <w:rFonts w:ascii="Times New Roman" w:hAnsi="Times New Roman"/>
            <w:sz w:val="24"/>
            <w:szCs w:val="24"/>
            <w:lang w:val="en-US"/>
          </w:rPr>
          <w:delText>(Fig.</w:delText>
        </w:r>
      </w:del>
      <w:del w:id="498" w:author="jiangzhiy" w:date="2011-12-04T19:59:00Z">
        <w:r w:rsidR="00A239E4" w:rsidDel="009B356F">
          <w:rPr>
            <w:rFonts w:ascii="Times New Roman" w:hAnsi="Times New Roman"/>
            <w:sz w:val="24"/>
            <w:szCs w:val="24"/>
            <w:lang w:val="en-US"/>
          </w:rPr>
          <w:delText>19</w:delText>
        </w:r>
      </w:del>
      <w:del w:id="499" w:author="jiangzhiy" w:date="2011-12-04T20:01:00Z">
        <w:r w:rsidR="00721359" w:rsidDel="009B356F">
          <w:rPr>
            <w:rFonts w:ascii="Times New Roman" w:hAnsi="Times New Roman"/>
            <w:sz w:val="24"/>
            <w:szCs w:val="24"/>
            <w:lang w:val="en-US"/>
          </w:rPr>
          <w:delText>)</w:delText>
        </w:r>
        <w:r w:rsidRPr="002E7343" w:rsidDel="009B356F">
          <w:rPr>
            <w:rFonts w:ascii="Times New Roman" w:hAnsi="Times New Roman" w:hint="eastAsia"/>
            <w:sz w:val="24"/>
            <w:szCs w:val="24"/>
            <w:lang w:val="en-US"/>
          </w:rPr>
          <w:delText xml:space="preserve"> </w:delText>
        </w:r>
        <w:r w:rsidRPr="002E7343" w:rsidDel="001C7226">
          <w:rPr>
            <w:rFonts w:ascii="Times New Roman" w:hAnsi="Times New Roman" w:hint="eastAsia"/>
            <w:sz w:val="24"/>
            <w:szCs w:val="24"/>
            <w:lang w:val="en-US"/>
          </w:rPr>
          <w:delText xml:space="preserve">only </w:delText>
        </w:r>
      </w:del>
      <w:r w:rsidRPr="002E7343">
        <w:rPr>
          <w:rFonts w:ascii="Times New Roman" w:hAnsi="Times New Roman" w:hint="eastAsia"/>
          <w:sz w:val="24"/>
          <w:szCs w:val="24"/>
          <w:lang w:val="en-US"/>
        </w:rPr>
        <w:t xml:space="preserve">if the blade azimuth </w:t>
      </w:r>
      <w:r w:rsidRPr="002E7343">
        <w:rPr>
          <w:rFonts w:ascii="Times New Roman" w:hAnsi="Times New Roman"/>
          <w:sz w:val="24"/>
          <w:szCs w:val="24"/>
          <w:lang w:val="en-US"/>
        </w:rPr>
        <w:t>γ</w:t>
      </w:r>
      <w:r w:rsidRPr="00671206">
        <w:rPr>
          <w:rFonts w:ascii="Times New Roman" w:hAnsi="Times New Roman"/>
          <w:sz w:val="24"/>
          <w:szCs w:val="24"/>
          <w:vertAlign w:val="subscript"/>
          <w:lang w:val="en-US"/>
        </w:rPr>
        <w:t>1</w:t>
      </w:r>
      <w:r w:rsidRPr="002E7343">
        <w:rPr>
          <w:rFonts w:ascii="Times New Roman" w:hAnsi="Times New Roman" w:hint="eastAsia"/>
          <w:sz w:val="24"/>
          <w:szCs w:val="24"/>
          <w:lang w:val="en-US"/>
        </w:rPr>
        <w:t xml:space="preserve"> is other than 60 deg</w:t>
      </w:r>
      <w:ins w:id="500" w:author="jiangzhiy" w:date="2011-12-04T20:01:00Z">
        <w:r w:rsidR="009B356F">
          <w:rPr>
            <w:rFonts w:ascii="Times New Roman" w:hAnsi="Times New Roman" w:hint="eastAsia"/>
            <w:sz w:val="24"/>
            <w:szCs w:val="24"/>
            <w:lang w:val="en-US"/>
          </w:rPr>
          <w:t xml:space="preserve"> </w:t>
        </w:r>
        <w:r w:rsidR="009B356F">
          <w:rPr>
            <w:rFonts w:ascii="Times New Roman" w:hAnsi="Times New Roman"/>
            <w:sz w:val="24"/>
            <w:szCs w:val="24"/>
            <w:lang w:val="en-US"/>
          </w:rPr>
          <w:t>(Fig.</w:t>
        </w:r>
        <w:r w:rsidR="009B356F">
          <w:rPr>
            <w:rFonts w:ascii="Times New Roman" w:hAnsi="Times New Roman" w:hint="eastAsia"/>
            <w:sz w:val="24"/>
            <w:szCs w:val="24"/>
            <w:lang w:val="en-US"/>
          </w:rPr>
          <w:t>20</w:t>
        </w:r>
        <w:r w:rsidR="009B356F">
          <w:rPr>
            <w:rFonts w:ascii="Times New Roman" w:hAnsi="Times New Roman"/>
            <w:sz w:val="24"/>
            <w:szCs w:val="24"/>
            <w:lang w:val="en-US"/>
          </w:rPr>
          <w:t>)</w:t>
        </w:r>
      </w:ins>
      <w:r w:rsidRPr="002E7343">
        <w:rPr>
          <w:rFonts w:ascii="Times New Roman" w:hAnsi="Times New Roman" w:hint="eastAsia"/>
          <w:sz w:val="24"/>
          <w:szCs w:val="24"/>
          <w:lang w:val="en-US"/>
        </w:rPr>
        <w:t xml:space="preserve">. </w:t>
      </w:r>
      <w:r w:rsidR="004364E5">
        <w:rPr>
          <w:rFonts w:ascii="Times New Roman" w:hAnsi="Times New Roman" w:hint="eastAsia"/>
          <w:sz w:val="24"/>
          <w:szCs w:val="24"/>
          <w:lang w:val="en-US"/>
        </w:rPr>
        <w:t xml:space="preserve">The response of </w:t>
      </w:r>
      <w:r w:rsidR="00F07296">
        <w:rPr>
          <w:rFonts w:ascii="Times New Roman" w:hAnsi="Times New Roman" w:hint="eastAsia"/>
          <w:sz w:val="24"/>
          <w:szCs w:val="24"/>
          <w:lang w:val="en-US"/>
        </w:rPr>
        <w:t xml:space="preserve">the </w:t>
      </w:r>
      <w:r w:rsidR="004364E5">
        <w:rPr>
          <w:rFonts w:ascii="Times New Roman" w:hAnsi="Times New Roman" w:hint="eastAsia"/>
          <w:sz w:val="24"/>
          <w:szCs w:val="24"/>
          <w:lang w:val="en-US"/>
        </w:rPr>
        <w:t xml:space="preserve">yaw is </w:t>
      </w:r>
      <w:r w:rsidR="00AF0CE4">
        <w:rPr>
          <w:rFonts w:ascii="Times New Roman" w:hAnsi="Times New Roman" w:hint="eastAsia"/>
          <w:sz w:val="24"/>
          <w:szCs w:val="24"/>
          <w:lang w:val="en-US"/>
        </w:rPr>
        <w:t>very sensitive to</w:t>
      </w:r>
      <w:r w:rsidR="00C46AB3">
        <w:rPr>
          <w:rFonts w:ascii="Times New Roman" w:hAnsi="Times New Roman" w:hint="eastAsia"/>
          <w:sz w:val="24"/>
          <w:szCs w:val="24"/>
          <w:lang w:val="en-US"/>
        </w:rPr>
        <w:t xml:space="preserve"> the</w:t>
      </w:r>
      <w:r w:rsidR="004364E5">
        <w:rPr>
          <w:rFonts w:ascii="Times New Roman" w:hAnsi="Times New Roman" w:hint="eastAsia"/>
          <w:sz w:val="24"/>
          <w:szCs w:val="24"/>
          <w:lang w:val="en-US"/>
        </w:rPr>
        <w:t xml:space="preserve"> wave </w:t>
      </w:r>
      <w:r w:rsidR="00C46AB3">
        <w:rPr>
          <w:rFonts w:ascii="Times New Roman" w:hAnsi="Times New Roman" w:hint="eastAsia"/>
          <w:sz w:val="24"/>
          <w:szCs w:val="24"/>
          <w:lang w:val="en-US"/>
        </w:rPr>
        <w:t>direction as wel</w:t>
      </w:r>
      <w:r w:rsidR="00AF0CE4">
        <w:rPr>
          <w:rFonts w:ascii="Times New Roman" w:hAnsi="Times New Roman" w:hint="eastAsia"/>
          <w:sz w:val="24"/>
          <w:szCs w:val="24"/>
          <w:lang w:val="en-US"/>
        </w:rPr>
        <w:t>l.</w:t>
      </w:r>
      <w:r w:rsidR="004364E5">
        <w:rPr>
          <w:rFonts w:ascii="Times New Roman" w:hAnsi="Times New Roman" w:hint="eastAsia"/>
          <w:sz w:val="24"/>
          <w:szCs w:val="24"/>
          <w:lang w:val="en-US"/>
        </w:rPr>
        <w:t xml:space="preserve"> </w:t>
      </w:r>
      <w:r w:rsidR="00AF0CE4">
        <w:rPr>
          <w:rFonts w:ascii="Times New Roman" w:hAnsi="Times New Roman" w:hint="eastAsia"/>
          <w:sz w:val="24"/>
          <w:szCs w:val="24"/>
          <w:lang w:val="en-US"/>
        </w:rPr>
        <w:t xml:space="preserve">Only when </w:t>
      </w:r>
      <w:r w:rsidR="00671206" w:rsidRPr="002E7343">
        <w:rPr>
          <w:rFonts w:ascii="Times New Roman" w:hAnsi="Times New Roman"/>
          <w:sz w:val="24"/>
          <w:szCs w:val="24"/>
          <w:lang w:val="en-US"/>
        </w:rPr>
        <w:t>γ</w:t>
      </w:r>
      <w:r w:rsidR="00671206" w:rsidRPr="00671206">
        <w:rPr>
          <w:rFonts w:ascii="Times New Roman" w:hAnsi="Times New Roman"/>
          <w:sz w:val="24"/>
          <w:szCs w:val="24"/>
          <w:vertAlign w:val="subscript"/>
          <w:lang w:val="en-US"/>
        </w:rPr>
        <w:t>1</w:t>
      </w:r>
      <w:r w:rsidR="00671206" w:rsidRPr="002E7343">
        <w:rPr>
          <w:rFonts w:ascii="Times New Roman" w:hAnsi="Times New Roman" w:hint="eastAsia"/>
          <w:sz w:val="24"/>
          <w:szCs w:val="24"/>
          <w:lang w:val="en-US"/>
        </w:rPr>
        <w:t xml:space="preserve"> is other than 60 deg</w:t>
      </w:r>
      <w:r w:rsidR="00671206">
        <w:rPr>
          <w:rFonts w:ascii="Times New Roman" w:hAnsi="Times New Roman" w:hint="eastAsia"/>
          <w:sz w:val="24"/>
          <w:szCs w:val="24"/>
          <w:lang w:val="en-US"/>
        </w:rPr>
        <w:t xml:space="preserve"> and </w:t>
      </w:r>
      <w:r w:rsidR="00AF0CE4" w:rsidRPr="002E7343">
        <w:rPr>
          <w:rFonts w:ascii="Times New Roman" w:hAnsi="Times New Roman"/>
          <w:sz w:val="24"/>
          <w:szCs w:val="24"/>
          <w:lang w:val="en-US"/>
        </w:rPr>
        <w:t>γ</w:t>
      </w:r>
      <w:r w:rsidR="00AF0CE4" w:rsidRPr="00671206">
        <w:rPr>
          <w:rFonts w:ascii="Times New Roman" w:hAnsi="Times New Roman" w:hint="eastAsia"/>
          <w:sz w:val="24"/>
          <w:szCs w:val="24"/>
          <w:vertAlign w:val="subscript"/>
          <w:lang w:val="en-US"/>
        </w:rPr>
        <w:t>2</w:t>
      </w:r>
      <w:r w:rsidR="00AF0CE4" w:rsidRPr="002E7343">
        <w:rPr>
          <w:rFonts w:ascii="Times New Roman" w:hAnsi="Times New Roman" w:hint="eastAsia"/>
          <w:sz w:val="24"/>
          <w:szCs w:val="24"/>
          <w:lang w:val="en-US"/>
        </w:rPr>
        <w:t xml:space="preserve"> is </w:t>
      </w:r>
      <w:r w:rsidR="00AF0CE4">
        <w:rPr>
          <w:rFonts w:ascii="Times New Roman" w:hAnsi="Times New Roman" w:hint="eastAsia"/>
          <w:sz w:val="24"/>
          <w:szCs w:val="24"/>
          <w:lang w:val="en-US"/>
        </w:rPr>
        <w:t>0</w:t>
      </w:r>
      <w:r w:rsidR="00C46AB3">
        <w:rPr>
          <w:rFonts w:ascii="Times New Roman" w:hAnsi="Times New Roman" w:hint="eastAsia"/>
          <w:sz w:val="24"/>
          <w:szCs w:val="24"/>
          <w:lang w:val="en-US"/>
        </w:rPr>
        <w:t xml:space="preserve"> deg will fault </w:t>
      </w:r>
      <w:r w:rsidR="00AF0CE4">
        <w:rPr>
          <w:rFonts w:ascii="Times New Roman" w:hAnsi="Times New Roman" w:hint="eastAsia"/>
          <w:sz w:val="24"/>
          <w:szCs w:val="24"/>
          <w:lang w:val="en-US"/>
        </w:rPr>
        <w:t>type 1</w:t>
      </w:r>
      <w:r w:rsidR="00C46AB3">
        <w:rPr>
          <w:rFonts w:ascii="Times New Roman" w:hAnsi="Times New Roman" w:hint="eastAsia"/>
          <w:sz w:val="24"/>
          <w:szCs w:val="24"/>
          <w:lang w:val="en-US"/>
        </w:rPr>
        <w:t xml:space="preserve"> </w:t>
      </w:r>
      <w:r w:rsidR="00AF0CE4">
        <w:rPr>
          <w:rFonts w:ascii="Times New Roman" w:hAnsi="Times New Roman" w:hint="eastAsia"/>
          <w:sz w:val="24"/>
          <w:szCs w:val="24"/>
          <w:lang w:val="en-US"/>
        </w:rPr>
        <w:t>lead to</w:t>
      </w:r>
      <w:r w:rsidR="004364E5">
        <w:rPr>
          <w:rFonts w:ascii="Times New Roman" w:hAnsi="Times New Roman" w:hint="eastAsia"/>
          <w:sz w:val="24"/>
          <w:szCs w:val="24"/>
          <w:lang w:val="en-US"/>
        </w:rPr>
        <w:t xml:space="preserve"> </w:t>
      </w:r>
      <w:r w:rsidR="00671206">
        <w:rPr>
          <w:rFonts w:ascii="Times New Roman" w:hAnsi="Times New Roman" w:hint="eastAsia"/>
          <w:sz w:val="24"/>
          <w:szCs w:val="24"/>
          <w:lang w:val="en-US"/>
        </w:rPr>
        <w:t>the largest</w:t>
      </w:r>
      <w:r w:rsidR="00685882">
        <w:rPr>
          <w:rFonts w:ascii="Times New Roman" w:hAnsi="Times New Roman" w:hint="eastAsia"/>
          <w:sz w:val="24"/>
          <w:szCs w:val="24"/>
          <w:lang w:val="en-US"/>
        </w:rPr>
        <w:t xml:space="preserve"> </w:t>
      </w:r>
      <w:r w:rsidR="00671206">
        <w:rPr>
          <w:rFonts w:ascii="Times New Roman" w:hAnsi="Times New Roman" w:hint="eastAsia"/>
          <w:sz w:val="24"/>
          <w:szCs w:val="24"/>
          <w:lang w:val="en-US"/>
        </w:rPr>
        <w:t>response resonances among the three conditions</w:t>
      </w:r>
      <w:r w:rsidR="004364E5">
        <w:rPr>
          <w:rFonts w:ascii="Times New Roman" w:hAnsi="Times New Roman" w:hint="eastAsia"/>
          <w:sz w:val="24"/>
          <w:szCs w:val="24"/>
          <w:lang w:val="en-US"/>
        </w:rPr>
        <w:t>.</w:t>
      </w:r>
      <w:r w:rsidR="00C46AB3">
        <w:rPr>
          <w:rFonts w:ascii="Times New Roman" w:hAnsi="Times New Roman" w:hint="eastAsia"/>
          <w:sz w:val="24"/>
          <w:szCs w:val="24"/>
          <w:lang w:val="en-US"/>
        </w:rPr>
        <w:t xml:space="preserve"> </w:t>
      </w:r>
    </w:p>
    <w:p w:rsidR="004E5FAF" w:rsidRDefault="00B976E5" w:rsidP="004E5FAF">
      <w:pPr>
        <w:jc w:val="center"/>
        <w:rPr>
          <w:rFonts w:ascii="Times New Roman" w:hAnsi="Times New Roman"/>
          <w:sz w:val="24"/>
          <w:szCs w:val="24"/>
          <w:lang w:val="en-US"/>
        </w:rPr>
      </w:pPr>
      <w:r w:rsidRPr="00B976E5">
        <w:rPr>
          <w:rFonts w:ascii="Times New Roman" w:hAnsi="Times New Roman"/>
          <w:noProof/>
          <w:sz w:val="24"/>
          <w:szCs w:val="24"/>
        </w:rPr>
        <w:lastRenderedPageBreak/>
        <w:drawing>
          <wp:inline distT="0" distB="0" distL="0" distR="0">
            <wp:extent cx="3740727" cy="2989637"/>
            <wp:effectExtent l="0" t="0" r="0" b="0"/>
            <wp:docPr id="1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cstate="print"/>
                    <a:srcRect l="2690" t="4968" r="8295"/>
                    <a:stretch>
                      <a:fillRect/>
                    </a:stretch>
                  </pic:blipFill>
                  <pic:spPr bwMode="auto">
                    <a:xfrm>
                      <a:off x="0" y="0"/>
                      <a:ext cx="3742710" cy="2991222"/>
                    </a:xfrm>
                    <a:prstGeom prst="rect">
                      <a:avLst/>
                    </a:prstGeom>
                    <a:noFill/>
                    <a:ln w="9525">
                      <a:noFill/>
                      <a:miter lim="800000"/>
                      <a:headEnd/>
                      <a:tailEnd/>
                    </a:ln>
                  </pic:spPr>
                </pic:pic>
              </a:graphicData>
            </a:graphic>
          </wp:inline>
        </w:drawing>
      </w:r>
    </w:p>
    <w:p w:rsidR="00181BDF" w:rsidRPr="004F576E" w:rsidRDefault="004F576E" w:rsidP="007230A4">
      <w:pPr>
        <w:jc w:val="center"/>
        <w:rPr>
          <w:rFonts w:ascii="Times New Roman" w:hAnsi="Times New Roman" w:cs="Times New Roman"/>
          <w:lang w:val="en-US"/>
        </w:rPr>
      </w:pPr>
      <w:proofErr w:type="gramStart"/>
      <w:r>
        <w:rPr>
          <w:rFonts w:ascii="Times New Roman" w:hAnsi="Times New Roman" w:cs="Times New Roman" w:hint="eastAsia"/>
          <w:lang w:val="en-US"/>
        </w:rPr>
        <w:t>Fig.</w:t>
      </w:r>
      <w:proofErr w:type="gramEnd"/>
      <w:del w:id="501" w:author="jiangzhiy" w:date="2011-12-03T20:40:00Z">
        <w:r w:rsidR="00A239E4" w:rsidDel="006C5C6B">
          <w:rPr>
            <w:rFonts w:ascii="Times New Roman" w:hAnsi="Times New Roman" w:cs="Times New Roman"/>
            <w:lang w:val="en-US"/>
          </w:rPr>
          <w:delText>20</w:delText>
        </w:r>
        <w:r w:rsidDel="006C5C6B">
          <w:rPr>
            <w:rFonts w:ascii="Times New Roman" w:hAnsi="Times New Roman" w:cs="Times New Roman" w:hint="eastAsia"/>
            <w:lang w:val="en-US"/>
          </w:rPr>
          <w:delText xml:space="preserve"> </w:delText>
        </w:r>
      </w:del>
      <w:ins w:id="502" w:author="jiangzhiy" w:date="2011-12-03T20:40:00Z">
        <w:r w:rsidR="006C5C6B">
          <w:rPr>
            <w:rFonts w:ascii="Times New Roman" w:hAnsi="Times New Roman" w:cs="Times New Roman"/>
            <w:lang w:val="en-US"/>
          </w:rPr>
          <w:t>2</w:t>
        </w:r>
        <w:r w:rsidR="006C5C6B">
          <w:rPr>
            <w:rFonts w:ascii="Times New Roman" w:hAnsi="Times New Roman" w:cs="Times New Roman" w:hint="eastAsia"/>
            <w:lang w:val="en-US"/>
          </w:rPr>
          <w:t xml:space="preserve">1 </w:t>
        </w:r>
      </w:ins>
      <w:r w:rsidR="007230A4" w:rsidRPr="004F576E">
        <w:rPr>
          <w:rFonts w:ascii="Times New Roman" w:hAnsi="Times New Roman" w:cs="Times New Roman" w:hint="eastAsia"/>
          <w:lang w:val="en-US"/>
        </w:rPr>
        <w:t>E</w:t>
      </w:r>
      <w:r w:rsidR="001F4297" w:rsidRPr="004F576E">
        <w:rPr>
          <w:rFonts w:ascii="Times New Roman" w:hAnsi="Times New Roman" w:cs="Times New Roman" w:hint="eastAsia"/>
          <w:lang w:val="en-US"/>
        </w:rPr>
        <w:t>xtreme values of motion response</w:t>
      </w:r>
      <w:r w:rsidR="005619AF">
        <w:rPr>
          <w:rFonts w:ascii="Times New Roman" w:hAnsi="Times New Roman" w:cs="Times New Roman" w:hint="eastAsia"/>
          <w:lang w:val="en-US"/>
        </w:rPr>
        <w:t>s</w:t>
      </w:r>
      <w:r w:rsidR="00B615F5" w:rsidRPr="004F576E">
        <w:rPr>
          <w:rFonts w:ascii="Times New Roman" w:hAnsi="Times New Roman" w:cs="Times New Roman" w:hint="eastAsia"/>
          <w:lang w:val="en-US"/>
        </w:rPr>
        <w:t xml:space="preserve"> of </w:t>
      </w:r>
      <w:r w:rsidR="00AF59B4" w:rsidRPr="004F576E">
        <w:rPr>
          <w:rFonts w:ascii="Times New Roman" w:hAnsi="Times New Roman" w:cs="Times New Roman" w:hint="eastAsia"/>
          <w:lang w:val="en-US"/>
        </w:rPr>
        <w:t>fault type 1</w:t>
      </w:r>
      <w:r w:rsidR="00B615F5" w:rsidRPr="004F576E">
        <w:rPr>
          <w:rFonts w:ascii="Times New Roman" w:hAnsi="Times New Roman" w:cs="Times New Roman" w:hint="eastAsia"/>
          <w:lang w:val="en-US"/>
        </w:rPr>
        <w:t xml:space="preserve"> normalized by </w:t>
      </w:r>
      <w:r w:rsidR="007230A4" w:rsidRPr="004F576E">
        <w:rPr>
          <w:rFonts w:ascii="Times New Roman" w:hAnsi="Times New Roman" w:cs="Times New Roman" w:hint="eastAsia"/>
          <w:lang w:val="en-US"/>
        </w:rPr>
        <w:t>the 1-y</w:t>
      </w:r>
      <w:r w:rsidR="005619AF">
        <w:rPr>
          <w:rFonts w:ascii="Times New Roman" w:hAnsi="Times New Roman" w:cs="Times New Roman" w:hint="eastAsia"/>
          <w:lang w:val="en-US"/>
        </w:rPr>
        <w:t>ea</w:t>
      </w:r>
      <w:r w:rsidR="007230A4" w:rsidRPr="004F576E">
        <w:rPr>
          <w:rFonts w:ascii="Times New Roman" w:hAnsi="Times New Roman" w:cs="Times New Roman" w:hint="eastAsia"/>
          <w:lang w:val="en-US"/>
        </w:rPr>
        <w:t>r response of fault type 0</w:t>
      </w:r>
      <w:r w:rsidR="007434AF">
        <w:rPr>
          <w:rFonts w:ascii="Times New Roman" w:hAnsi="Times New Roman" w:cs="Times New Roman"/>
          <w:lang w:val="en-US"/>
        </w:rPr>
        <w:t xml:space="preserve"> (</w:t>
      </w:r>
      <w:del w:id="503" w:author="jiangzhiy" w:date="2011-12-04T20:23:00Z">
        <w:r w:rsidR="007434AF" w:rsidDel="000E4D1E">
          <w:rPr>
            <w:rFonts w:ascii="Times New Roman" w:hAnsi="Times New Roman" w:cs="Times New Roman"/>
            <w:lang w:val="en-US"/>
          </w:rPr>
          <w:delText xml:space="preserve">Normal </w:delText>
        </w:r>
      </w:del>
      <w:ins w:id="504" w:author="jiangzhiy" w:date="2011-12-04T20:23:00Z">
        <w:r w:rsidR="000E4D1E">
          <w:rPr>
            <w:rFonts w:ascii="Times New Roman" w:hAnsi="Times New Roman" w:cs="Times New Roman" w:hint="eastAsia"/>
            <w:lang w:val="en-US"/>
          </w:rPr>
          <w:t>n</w:t>
        </w:r>
        <w:r w:rsidR="000E4D1E">
          <w:rPr>
            <w:rFonts w:ascii="Times New Roman" w:hAnsi="Times New Roman" w:cs="Times New Roman"/>
            <w:lang w:val="en-US"/>
          </w:rPr>
          <w:t xml:space="preserve">ormal </w:t>
        </w:r>
      </w:ins>
      <w:r w:rsidR="007434AF">
        <w:rPr>
          <w:rFonts w:ascii="Times New Roman" w:hAnsi="Times New Roman" w:cs="Times New Roman"/>
          <w:lang w:val="en-US"/>
        </w:rPr>
        <w:t>case)</w:t>
      </w:r>
    </w:p>
    <w:p w:rsidR="00181BDF" w:rsidRDefault="00B976E5" w:rsidP="004E5FAF">
      <w:pPr>
        <w:jc w:val="center"/>
        <w:rPr>
          <w:rFonts w:ascii="Times New Roman" w:hAnsi="Times New Roman"/>
          <w:sz w:val="24"/>
          <w:szCs w:val="24"/>
          <w:lang w:val="en-US"/>
        </w:rPr>
      </w:pPr>
      <w:r w:rsidRPr="00B976E5">
        <w:rPr>
          <w:rFonts w:ascii="Times New Roman" w:hAnsi="Times New Roman"/>
          <w:noProof/>
          <w:sz w:val="24"/>
          <w:szCs w:val="24"/>
        </w:rPr>
        <w:drawing>
          <wp:inline distT="0" distB="0" distL="0" distR="0">
            <wp:extent cx="3797877" cy="2978727"/>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srcRect l="1286" t="4656" r="7731"/>
                    <a:stretch>
                      <a:fillRect/>
                    </a:stretch>
                  </pic:blipFill>
                  <pic:spPr bwMode="auto">
                    <a:xfrm>
                      <a:off x="0" y="0"/>
                      <a:ext cx="3797877" cy="2978727"/>
                    </a:xfrm>
                    <a:prstGeom prst="rect">
                      <a:avLst/>
                    </a:prstGeom>
                    <a:noFill/>
                    <a:ln w="9525">
                      <a:noFill/>
                      <a:miter lim="800000"/>
                      <a:headEnd/>
                      <a:tailEnd/>
                    </a:ln>
                  </pic:spPr>
                </pic:pic>
              </a:graphicData>
            </a:graphic>
          </wp:inline>
        </w:drawing>
      </w:r>
    </w:p>
    <w:p w:rsidR="007230A4" w:rsidRPr="005619AF" w:rsidRDefault="005619AF" w:rsidP="007230A4">
      <w:pPr>
        <w:jc w:val="center"/>
        <w:rPr>
          <w:rFonts w:ascii="Times New Roman" w:hAnsi="Times New Roman" w:cs="Times New Roman"/>
          <w:lang w:val="en-US"/>
        </w:rPr>
      </w:pPr>
      <w:proofErr w:type="gramStart"/>
      <w:r>
        <w:rPr>
          <w:rFonts w:ascii="Times New Roman" w:hAnsi="Times New Roman" w:cs="Times New Roman" w:hint="eastAsia"/>
          <w:lang w:val="en-US"/>
        </w:rPr>
        <w:t>Fig.</w:t>
      </w:r>
      <w:proofErr w:type="gramEnd"/>
      <w:del w:id="505" w:author="jiangzhiy" w:date="2011-12-03T20:40:00Z">
        <w:r w:rsidDel="006C5C6B">
          <w:rPr>
            <w:rFonts w:ascii="Times New Roman" w:hAnsi="Times New Roman" w:cs="Times New Roman" w:hint="eastAsia"/>
            <w:lang w:val="en-US"/>
          </w:rPr>
          <w:delText>2</w:delText>
        </w:r>
        <w:r w:rsidR="00A239E4" w:rsidDel="006C5C6B">
          <w:rPr>
            <w:rFonts w:ascii="Times New Roman" w:hAnsi="Times New Roman" w:cs="Times New Roman"/>
            <w:lang w:val="en-US"/>
          </w:rPr>
          <w:delText>1</w:delText>
        </w:r>
        <w:r w:rsidDel="006C5C6B">
          <w:rPr>
            <w:rFonts w:ascii="Times New Roman" w:hAnsi="Times New Roman" w:cs="Times New Roman" w:hint="eastAsia"/>
            <w:lang w:val="en-US"/>
          </w:rPr>
          <w:delText xml:space="preserve"> </w:delText>
        </w:r>
      </w:del>
      <w:ins w:id="506" w:author="jiangzhiy" w:date="2011-12-03T20:40:00Z">
        <w:r w:rsidR="006C5C6B">
          <w:rPr>
            <w:rFonts w:ascii="Times New Roman" w:hAnsi="Times New Roman" w:cs="Times New Roman" w:hint="eastAsia"/>
            <w:lang w:val="en-US"/>
          </w:rPr>
          <w:t xml:space="preserve">22 </w:t>
        </w:r>
      </w:ins>
      <w:r w:rsidR="007230A4" w:rsidRPr="005619AF">
        <w:rPr>
          <w:rFonts w:ascii="Times New Roman" w:hAnsi="Times New Roman" w:cs="Times New Roman" w:hint="eastAsia"/>
          <w:lang w:val="en-US"/>
        </w:rPr>
        <w:t>Extreme values of motion response of fault type 1 normalized by the 50-y</w:t>
      </w:r>
      <w:r>
        <w:rPr>
          <w:rFonts w:ascii="Times New Roman" w:hAnsi="Times New Roman" w:cs="Times New Roman" w:hint="eastAsia"/>
          <w:lang w:val="en-US"/>
        </w:rPr>
        <w:t>ea</w:t>
      </w:r>
      <w:r w:rsidR="007230A4" w:rsidRPr="005619AF">
        <w:rPr>
          <w:rFonts w:ascii="Times New Roman" w:hAnsi="Times New Roman" w:cs="Times New Roman" w:hint="eastAsia"/>
          <w:lang w:val="en-US"/>
        </w:rPr>
        <w:t>r response of fault type 0</w:t>
      </w:r>
      <w:r w:rsidR="007434AF">
        <w:rPr>
          <w:rFonts w:ascii="Times New Roman" w:hAnsi="Times New Roman" w:cs="Times New Roman"/>
          <w:lang w:val="en-US"/>
        </w:rPr>
        <w:t xml:space="preserve"> </w:t>
      </w:r>
      <w:ins w:id="507" w:author="jiangzhiy" w:date="2011-12-04T20:03:00Z">
        <w:r w:rsidR="001C7226">
          <w:rPr>
            <w:rFonts w:ascii="Times New Roman" w:hAnsi="Times New Roman" w:cs="Times New Roman"/>
            <w:lang w:val="en-US"/>
          </w:rPr>
          <w:t>(</w:t>
        </w:r>
        <w:r w:rsidR="001C7226">
          <w:rPr>
            <w:rFonts w:ascii="Times New Roman" w:hAnsi="Times New Roman" w:cs="Times New Roman" w:hint="eastAsia"/>
            <w:lang w:val="en-US"/>
          </w:rPr>
          <w:t>n</w:t>
        </w:r>
        <w:r w:rsidR="001C7226">
          <w:rPr>
            <w:rFonts w:ascii="Times New Roman" w:hAnsi="Times New Roman" w:cs="Times New Roman"/>
            <w:lang w:val="en-US"/>
          </w:rPr>
          <w:t xml:space="preserve">ormal </w:t>
        </w:r>
        <w:r w:rsidR="001C7226">
          <w:rPr>
            <w:rFonts w:ascii="Times New Roman" w:hAnsi="Times New Roman" w:cs="Times New Roman" w:hint="eastAsia"/>
            <w:lang w:val="en-US"/>
          </w:rPr>
          <w:t>case</w:t>
        </w:r>
        <w:r w:rsidR="001C7226">
          <w:rPr>
            <w:rFonts w:ascii="Times New Roman" w:hAnsi="Times New Roman" w:cs="Times New Roman"/>
            <w:lang w:val="en-US"/>
          </w:rPr>
          <w:t>)</w:t>
        </w:r>
      </w:ins>
      <w:del w:id="508" w:author="jiangzhiy" w:date="2011-12-04T20:03:00Z">
        <w:r w:rsidR="007434AF" w:rsidDel="001C7226">
          <w:rPr>
            <w:rFonts w:ascii="Times New Roman" w:hAnsi="Times New Roman" w:cs="Times New Roman"/>
            <w:lang w:val="en-US"/>
          </w:rPr>
          <w:delText>(Normal case)</w:delText>
        </w:r>
      </w:del>
    </w:p>
    <w:p w:rsidR="00181BDF" w:rsidRDefault="009F1E30" w:rsidP="00181BDF">
      <w:pPr>
        <w:jc w:val="center"/>
        <w:rPr>
          <w:rFonts w:ascii="Times New Roman" w:hAnsi="Times New Roman"/>
          <w:sz w:val="24"/>
          <w:szCs w:val="24"/>
          <w:lang w:val="en-US"/>
        </w:rPr>
      </w:pPr>
      <w:r w:rsidRPr="009F1E30">
        <w:rPr>
          <w:rFonts w:ascii="Times New Roman" w:hAnsi="Times New Roman"/>
          <w:noProof/>
          <w:sz w:val="24"/>
          <w:szCs w:val="24"/>
        </w:rPr>
        <w:lastRenderedPageBreak/>
        <w:drawing>
          <wp:inline distT="0" distB="0" distL="0" distR="0">
            <wp:extent cx="3671454" cy="2847110"/>
            <wp:effectExtent l="0" t="0" r="0" b="0"/>
            <wp:docPr id="1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srcRect l="1900" t="5300" r="6547"/>
                    <a:stretch>
                      <a:fillRect/>
                    </a:stretch>
                  </pic:blipFill>
                  <pic:spPr bwMode="auto">
                    <a:xfrm>
                      <a:off x="0" y="0"/>
                      <a:ext cx="3671454" cy="2847110"/>
                    </a:xfrm>
                    <a:prstGeom prst="rect">
                      <a:avLst/>
                    </a:prstGeom>
                    <a:noFill/>
                    <a:ln w="9525">
                      <a:noFill/>
                      <a:miter lim="800000"/>
                      <a:headEnd/>
                      <a:tailEnd/>
                    </a:ln>
                  </pic:spPr>
                </pic:pic>
              </a:graphicData>
            </a:graphic>
          </wp:inline>
        </w:drawing>
      </w:r>
    </w:p>
    <w:p w:rsidR="007230A4" w:rsidRPr="005619AF" w:rsidRDefault="005619AF" w:rsidP="007230A4">
      <w:pPr>
        <w:jc w:val="center"/>
        <w:rPr>
          <w:rFonts w:ascii="Times New Roman" w:hAnsi="Times New Roman" w:cs="Times New Roman"/>
          <w:lang w:val="en-US"/>
        </w:rPr>
      </w:pPr>
      <w:proofErr w:type="gramStart"/>
      <w:r>
        <w:rPr>
          <w:rFonts w:ascii="Times New Roman" w:hAnsi="Times New Roman" w:cs="Times New Roman" w:hint="eastAsia"/>
          <w:lang w:val="en-US"/>
        </w:rPr>
        <w:t>Fig.</w:t>
      </w:r>
      <w:proofErr w:type="gramEnd"/>
      <w:del w:id="509" w:author="jiangzhiy" w:date="2011-12-03T20:40:00Z">
        <w:r w:rsidDel="006C5C6B">
          <w:rPr>
            <w:rFonts w:ascii="Times New Roman" w:hAnsi="Times New Roman" w:cs="Times New Roman" w:hint="eastAsia"/>
            <w:lang w:val="en-US"/>
          </w:rPr>
          <w:delText>2</w:delText>
        </w:r>
        <w:r w:rsidR="00A239E4" w:rsidDel="006C5C6B">
          <w:rPr>
            <w:rFonts w:ascii="Times New Roman" w:hAnsi="Times New Roman" w:cs="Times New Roman"/>
            <w:lang w:val="en-US"/>
          </w:rPr>
          <w:delText>2</w:delText>
        </w:r>
        <w:r w:rsidDel="006C5C6B">
          <w:rPr>
            <w:rFonts w:ascii="Times New Roman" w:hAnsi="Times New Roman" w:cs="Times New Roman" w:hint="eastAsia"/>
            <w:lang w:val="en-US"/>
          </w:rPr>
          <w:delText xml:space="preserve"> </w:delText>
        </w:r>
      </w:del>
      <w:ins w:id="510" w:author="jiangzhiy" w:date="2011-12-03T20:40:00Z">
        <w:r w:rsidR="006C5C6B">
          <w:rPr>
            <w:rFonts w:ascii="Times New Roman" w:hAnsi="Times New Roman" w:cs="Times New Roman" w:hint="eastAsia"/>
            <w:lang w:val="en-US"/>
          </w:rPr>
          <w:t xml:space="preserve">23 </w:t>
        </w:r>
      </w:ins>
      <w:r w:rsidR="007230A4" w:rsidRPr="005619AF">
        <w:rPr>
          <w:rFonts w:ascii="Times New Roman" w:hAnsi="Times New Roman" w:cs="Times New Roman" w:hint="eastAsia"/>
          <w:lang w:val="en-US"/>
        </w:rPr>
        <w:t>Extreme values of motion response of fault type 3 normalized by the 1-y</w:t>
      </w:r>
      <w:r>
        <w:rPr>
          <w:rFonts w:ascii="Times New Roman" w:hAnsi="Times New Roman" w:cs="Times New Roman" w:hint="eastAsia"/>
          <w:lang w:val="en-US"/>
        </w:rPr>
        <w:t>ea</w:t>
      </w:r>
      <w:r w:rsidR="007230A4" w:rsidRPr="005619AF">
        <w:rPr>
          <w:rFonts w:ascii="Times New Roman" w:hAnsi="Times New Roman" w:cs="Times New Roman" w:hint="eastAsia"/>
          <w:lang w:val="en-US"/>
        </w:rPr>
        <w:t>r response of fault type 0</w:t>
      </w:r>
      <w:r w:rsidR="007434AF">
        <w:rPr>
          <w:rFonts w:ascii="Times New Roman" w:hAnsi="Times New Roman" w:cs="Times New Roman"/>
          <w:lang w:val="en-US"/>
        </w:rPr>
        <w:t xml:space="preserve"> (</w:t>
      </w:r>
      <w:del w:id="511" w:author="jiangzhiy" w:date="2011-12-04T20:03:00Z">
        <w:r w:rsidR="007434AF" w:rsidDel="001C7226">
          <w:rPr>
            <w:rFonts w:ascii="Times New Roman" w:hAnsi="Times New Roman" w:cs="Times New Roman"/>
            <w:lang w:val="en-US"/>
          </w:rPr>
          <w:delText xml:space="preserve">Normal </w:delText>
        </w:r>
      </w:del>
      <w:ins w:id="512" w:author="jiangzhiy" w:date="2011-12-04T20:03:00Z">
        <w:r w:rsidR="001C7226">
          <w:rPr>
            <w:rFonts w:ascii="Times New Roman" w:hAnsi="Times New Roman" w:cs="Times New Roman" w:hint="eastAsia"/>
            <w:lang w:val="en-US"/>
          </w:rPr>
          <w:t>n</w:t>
        </w:r>
        <w:r w:rsidR="001C7226">
          <w:rPr>
            <w:rFonts w:ascii="Times New Roman" w:hAnsi="Times New Roman" w:cs="Times New Roman"/>
            <w:lang w:val="en-US"/>
          </w:rPr>
          <w:t xml:space="preserve">ormal </w:t>
        </w:r>
      </w:ins>
      <w:del w:id="513" w:author="jiangzhiy" w:date="2011-12-04T20:03:00Z">
        <w:r w:rsidR="007434AF" w:rsidDel="001C7226">
          <w:rPr>
            <w:rFonts w:ascii="Times New Roman" w:hAnsi="Times New Roman" w:cs="Times New Roman"/>
            <w:lang w:val="en-US"/>
          </w:rPr>
          <w:delText>c</w:delText>
        </w:r>
      </w:del>
      <w:ins w:id="514" w:author="jiangzhiy" w:date="2011-12-04T20:03:00Z">
        <w:r w:rsidR="001C7226">
          <w:rPr>
            <w:rFonts w:ascii="Times New Roman" w:hAnsi="Times New Roman" w:cs="Times New Roman" w:hint="eastAsia"/>
            <w:lang w:val="en-US"/>
          </w:rPr>
          <w:t>case</w:t>
        </w:r>
      </w:ins>
      <w:del w:id="515" w:author="jiangzhiy" w:date="2011-12-04T20:03:00Z">
        <w:r w:rsidR="007434AF" w:rsidDel="001C7226">
          <w:rPr>
            <w:rFonts w:ascii="Times New Roman" w:hAnsi="Times New Roman" w:cs="Times New Roman"/>
            <w:lang w:val="en-US"/>
          </w:rPr>
          <w:delText>ase</w:delText>
        </w:r>
      </w:del>
      <w:r w:rsidR="007434AF">
        <w:rPr>
          <w:rFonts w:ascii="Times New Roman" w:hAnsi="Times New Roman" w:cs="Times New Roman"/>
          <w:lang w:val="en-US"/>
        </w:rPr>
        <w:t>)</w:t>
      </w:r>
    </w:p>
    <w:p w:rsidR="00BA1A92" w:rsidRDefault="009F1E30" w:rsidP="00BA1A92">
      <w:pPr>
        <w:jc w:val="center"/>
        <w:rPr>
          <w:rFonts w:ascii="Times New Roman" w:hAnsi="Times New Roman"/>
          <w:sz w:val="24"/>
          <w:szCs w:val="24"/>
          <w:lang w:val="en-US"/>
        </w:rPr>
      </w:pPr>
      <w:r w:rsidRPr="009F1E30">
        <w:rPr>
          <w:rFonts w:ascii="Times New Roman" w:hAnsi="Times New Roman"/>
          <w:noProof/>
          <w:sz w:val="24"/>
          <w:szCs w:val="24"/>
        </w:rPr>
        <w:drawing>
          <wp:inline distT="0" distB="0" distL="0" distR="0">
            <wp:extent cx="3622964" cy="2793003"/>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srcRect l="2018" t="5379" r="5872"/>
                    <a:stretch>
                      <a:fillRect/>
                    </a:stretch>
                  </pic:blipFill>
                  <pic:spPr bwMode="auto">
                    <a:xfrm>
                      <a:off x="0" y="0"/>
                      <a:ext cx="3622964" cy="2793003"/>
                    </a:xfrm>
                    <a:prstGeom prst="rect">
                      <a:avLst/>
                    </a:prstGeom>
                    <a:noFill/>
                    <a:ln w="9525">
                      <a:noFill/>
                      <a:miter lim="800000"/>
                      <a:headEnd/>
                      <a:tailEnd/>
                    </a:ln>
                  </pic:spPr>
                </pic:pic>
              </a:graphicData>
            </a:graphic>
          </wp:inline>
        </w:drawing>
      </w:r>
    </w:p>
    <w:p w:rsidR="007230A4" w:rsidRPr="005619AF" w:rsidRDefault="005619AF" w:rsidP="007230A4">
      <w:pPr>
        <w:jc w:val="center"/>
        <w:rPr>
          <w:rFonts w:ascii="Times New Roman" w:hAnsi="Times New Roman" w:cs="Times New Roman"/>
          <w:lang w:val="en-US"/>
        </w:rPr>
      </w:pPr>
      <w:proofErr w:type="gramStart"/>
      <w:r>
        <w:rPr>
          <w:rFonts w:ascii="Times New Roman" w:hAnsi="Times New Roman" w:cs="Times New Roman" w:hint="eastAsia"/>
          <w:lang w:val="en-US"/>
        </w:rPr>
        <w:t>Fig.</w:t>
      </w:r>
      <w:proofErr w:type="gramEnd"/>
      <w:del w:id="516" w:author="jiangzhiy" w:date="2011-12-03T20:40:00Z">
        <w:r w:rsidDel="006C5C6B">
          <w:rPr>
            <w:rFonts w:ascii="Times New Roman" w:hAnsi="Times New Roman" w:cs="Times New Roman" w:hint="eastAsia"/>
            <w:lang w:val="en-US"/>
          </w:rPr>
          <w:delText>2</w:delText>
        </w:r>
        <w:r w:rsidR="00A239E4" w:rsidDel="006C5C6B">
          <w:rPr>
            <w:rFonts w:ascii="Times New Roman" w:hAnsi="Times New Roman" w:cs="Times New Roman"/>
            <w:lang w:val="en-US"/>
          </w:rPr>
          <w:delText>3</w:delText>
        </w:r>
        <w:r w:rsidDel="006C5C6B">
          <w:rPr>
            <w:rFonts w:ascii="Times New Roman" w:hAnsi="Times New Roman" w:cs="Times New Roman" w:hint="eastAsia"/>
            <w:lang w:val="en-US"/>
          </w:rPr>
          <w:delText xml:space="preserve"> </w:delText>
        </w:r>
      </w:del>
      <w:ins w:id="517" w:author="jiangzhiy" w:date="2011-12-03T20:40:00Z">
        <w:r w:rsidR="006C5C6B">
          <w:rPr>
            <w:rFonts w:ascii="Times New Roman" w:hAnsi="Times New Roman" w:cs="Times New Roman" w:hint="eastAsia"/>
            <w:lang w:val="en-US"/>
          </w:rPr>
          <w:t xml:space="preserve">24 </w:t>
        </w:r>
      </w:ins>
      <w:r w:rsidR="007230A4" w:rsidRPr="005619AF">
        <w:rPr>
          <w:rFonts w:ascii="Times New Roman" w:hAnsi="Times New Roman" w:cs="Times New Roman" w:hint="eastAsia"/>
          <w:lang w:val="en-US"/>
        </w:rPr>
        <w:t>Extreme values of motion response of fault type 3 normalized by the 50-y</w:t>
      </w:r>
      <w:r>
        <w:rPr>
          <w:rFonts w:ascii="Times New Roman" w:hAnsi="Times New Roman" w:cs="Times New Roman" w:hint="eastAsia"/>
          <w:lang w:val="en-US"/>
        </w:rPr>
        <w:t>ea</w:t>
      </w:r>
      <w:r w:rsidR="007230A4" w:rsidRPr="005619AF">
        <w:rPr>
          <w:rFonts w:ascii="Times New Roman" w:hAnsi="Times New Roman" w:cs="Times New Roman" w:hint="eastAsia"/>
          <w:lang w:val="en-US"/>
        </w:rPr>
        <w:t>r response of fault type 0</w:t>
      </w:r>
      <w:r w:rsidR="007434AF">
        <w:rPr>
          <w:rFonts w:ascii="Times New Roman" w:hAnsi="Times New Roman" w:cs="Times New Roman"/>
          <w:lang w:val="en-US"/>
        </w:rPr>
        <w:t xml:space="preserve"> </w:t>
      </w:r>
      <w:ins w:id="518" w:author="jiangzhiy" w:date="2011-12-04T20:03:00Z">
        <w:r w:rsidR="001C7226">
          <w:rPr>
            <w:rFonts w:ascii="Times New Roman" w:hAnsi="Times New Roman" w:cs="Times New Roman"/>
            <w:lang w:val="en-US"/>
          </w:rPr>
          <w:t>(</w:t>
        </w:r>
        <w:r w:rsidR="001C7226">
          <w:rPr>
            <w:rFonts w:ascii="Times New Roman" w:hAnsi="Times New Roman" w:cs="Times New Roman" w:hint="eastAsia"/>
            <w:lang w:val="en-US"/>
          </w:rPr>
          <w:t>n</w:t>
        </w:r>
        <w:r w:rsidR="001C7226">
          <w:rPr>
            <w:rFonts w:ascii="Times New Roman" w:hAnsi="Times New Roman" w:cs="Times New Roman"/>
            <w:lang w:val="en-US"/>
          </w:rPr>
          <w:t xml:space="preserve">ormal </w:t>
        </w:r>
        <w:r w:rsidR="001C7226">
          <w:rPr>
            <w:rFonts w:ascii="Times New Roman" w:hAnsi="Times New Roman" w:cs="Times New Roman" w:hint="eastAsia"/>
            <w:lang w:val="en-US"/>
          </w:rPr>
          <w:t>case</w:t>
        </w:r>
        <w:r w:rsidR="001C7226">
          <w:rPr>
            <w:rFonts w:ascii="Times New Roman" w:hAnsi="Times New Roman" w:cs="Times New Roman"/>
            <w:lang w:val="en-US"/>
          </w:rPr>
          <w:t>)</w:t>
        </w:r>
      </w:ins>
      <w:del w:id="519" w:author="jiangzhiy" w:date="2011-12-04T20:03:00Z">
        <w:r w:rsidR="007434AF" w:rsidDel="001C7226">
          <w:rPr>
            <w:rFonts w:ascii="Times New Roman" w:hAnsi="Times New Roman" w:cs="Times New Roman"/>
            <w:lang w:val="en-US"/>
          </w:rPr>
          <w:delText>(Normal case)</w:delText>
        </w:r>
      </w:del>
    </w:p>
    <w:p w:rsidR="004E5FAF" w:rsidRPr="00182195" w:rsidRDefault="00954250" w:rsidP="00E51DC5">
      <w:pPr>
        <w:jc w:val="both"/>
        <w:rPr>
          <w:rFonts w:ascii="Times New Roman" w:hAnsi="Times New Roman"/>
          <w:sz w:val="24"/>
          <w:szCs w:val="24"/>
          <w:lang w:val="en-US"/>
        </w:rPr>
      </w:pPr>
      <w:proofErr w:type="gramStart"/>
      <w:r>
        <w:rPr>
          <w:rFonts w:ascii="Times New Roman" w:hAnsi="Times New Roman" w:hint="eastAsia"/>
          <w:sz w:val="24"/>
          <w:szCs w:val="24"/>
          <w:lang w:val="en-US"/>
        </w:rPr>
        <w:t>Figs</w:t>
      </w:r>
      <w:r w:rsidR="00797280">
        <w:rPr>
          <w:rFonts w:ascii="Times New Roman" w:hAnsi="Times New Roman" w:hint="eastAsia"/>
          <w:sz w:val="24"/>
          <w:szCs w:val="24"/>
          <w:lang w:val="en-US"/>
        </w:rPr>
        <w:t>.</w:t>
      </w:r>
      <w:proofErr w:type="gramEnd"/>
      <w:r w:rsidR="00797280">
        <w:rPr>
          <w:rFonts w:ascii="Times New Roman" w:hAnsi="Times New Roman" w:hint="eastAsia"/>
          <w:sz w:val="24"/>
          <w:szCs w:val="24"/>
          <w:lang w:val="en-US"/>
        </w:rPr>
        <w:t xml:space="preserve"> </w:t>
      </w:r>
      <w:del w:id="520" w:author="jiangzhiy" w:date="2011-12-04T20:04:00Z">
        <w:r w:rsidR="001B626E" w:rsidDel="001C7226">
          <w:rPr>
            <w:rFonts w:ascii="Times New Roman" w:hAnsi="Times New Roman"/>
            <w:sz w:val="24"/>
            <w:szCs w:val="24"/>
            <w:lang w:val="en-US"/>
          </w:rPr>
          <w:delText>20</w:delText>
        </w:r>
      </w:del>
      <w:ins w:id="521" w:author="jiangzhiy" w:date="2011-12-04T20:04:00Z">
        <w:r w:rsidR="001C7226">
          <w:rPr>
            <w:rFonts w:ascii="Times New Roman" w:hAnsi="Times New Roman"/>
            <w:sz w:val="24"/>
            <w:szCs w:val="24"/>
            <w:lang w:val="en-US"/>
          </w:rPr>
          <w:t>2</w:t>
        </w:r>
        <w:r w:rsidR="001C7226">
          <w:rPr>
            <w:rFonts w:ascii="Times New Roman" w:hAnsi="Times New Roman" w:hint="eastAsia"/>
            <w:sz w:val="24"/>
            <w:szCs w:val="24"/>
            <w:lang w:val="en-US"/>
          </w:rPr>
          <w:t>1</w:t>
        </w:r>
      </w:ins>
      <w:r w:rsidR="00797280">
        <w:rPr>
          <w:rFonts w:ascii="Times New Roman" w:hAnsi="Times New Roman" w:hint="eastAsia"/>
          <w:sz w:val="24"/>
          <w:szCs w:val="24"/>
          <w:lang w:val="en-US"/>
        </w:rPr>
        <w:t>-</w:t>
      </w:r>
      <w:del w:id="522" w:author="jiangzhiy" w:date="2011-12-04T20:04:00Z">
        <w:r w:rsidR="00797280" w:rsidDel="001C7226">
          <w:rPr>
            <w:rFonts w:ascii="Times New Roman" w:hAnsi="Times New Roman" w:hint="eastAsia"/>
            <w:sz w:val="24"/>
            <w:szCs w:val="24"/>
            <w:lang w:val="en-US"/>
          </w:rPr>
          <w:delText>2</w:delText>
        </w:r>
        <w:r w:rsidR="001B626E" w:rsidDel="001C7226">
          <w:rPr>
            <w:rFonts w:ascii="Times New Roman" w:hAnsi="Times New Roman"/>
            <w:sz w:val="24"/>
            <w:szCs w:val="24"/>
            <w:lang w:val="en-US"/>
          </w:rPr>
          <w:delText>3</w:delText>
        </w:r>
        <w:r w:rsidDel="001C7226">
          <w:rPr>
            <w:rFonts w:ascii="Times New Roman" w:hAnsi="Times New Roman" w:hint="eastAsia"/>
            <w:sz w:val="24"/>
            <w:szCs w:val="24"/>
            <w:lang w:val="en-US"/>
          </w:rPr>
          <w:delText xml:space="preserve"> </w:delText>
        </w:r>
      </w:del>
      <w:ins w:id="523" w:author="jiangzhiy" w:date="2011-12-04T20:04:00Z">
        <w:r w:rsidR="001C7226">
          <w:rPr>
            <w:rFonts w:ascii="Times New Roman" w:hAnsi="Times New Roman" w:hint="eastAsia"/>
            <w:sz w:val="24"/>
            <w:szCs w:val="24"/>
            <w:lang w:val="en-US"/>
          </w:rPr>
          <w:t xml:space="preserve">24 </w:t>
        </w:r>
      </w:ins>
      <w:r w:rsidR="00300B8B">
        <w:rPr>
          <w:rFonts w:ascii="Times New Roman" w:hAnsi="Times New Roman" w:hint="eastAsia"/>
          <w:sz w:val="24"/>
          <w:szCs w:val="24"/>
          <w:lang w:val="en-US"/>
        </w:rPr>
        <w:t>give</w:t>
      </w:r>
      <w:r>
        <w:rPr>
          <w:rFonts w:ascii="Times New Roman" w:hAnsi="Times New Roman" w:hint="eastAsia"/>
          <w:sz w:val="24"/>
          <w:szCs w:val="24"/>
          <w:lang w:val="en-US"/>
        </w:rPr>
        <w:t xml:space="preserve"> the normalized extreme values of f</w:t>
      </w:r>
      <w:r w:rsidR="004E5FAF">
        <w:rPr>
          <w:rFonts w:ascii="Times New Roman" w:hAnsi="Times New Roman" w:hint="eastAsia"/>
          <w:sz w:val="24"/>
          <w:szCs w:val="24"/>
          <w:lang w:val="en-US"/>
        </w:rPr>
        <w:t>ault type 1 and fault type</w:t>
      </w:r>
      <w:r w:rsidR="00300B8B">
        <w:rPr>
          <w:rFonts w:ascii="Times New Roman" w:hAnsi="Times New Roman" w:hint="eastAsia"/>
          <w:sz w:val="24"/>
          <w:szCs w:val="24"/>
          <w:lang w:val="en-US"/>
        </w:rPr>
        <w:t xml:space="preserve"> 3</w:t>
      </w:r>
      <w:r w:rsidR="001B626E">
        <w:rPr>
          <w:rFonts w:ascii="Times New Roman" w:hAnsi="Times New Roman"/>
          <w:sz w:val="24"/>
          <w:szCs w:val="24"/>
          <w:lang w:val="en-US"/>
        </w:rPr>
        <w:t xml:space="preserve"> considering different blade </w:t>
      </w:r>
      <w:proofErr w:type="gramStart"/>
      <w:r w:rsidR="001B626E">
        <w:rPr>
          <w:rFonts w:ascii="Times New Roman" w:hAnsi="Times New Roman"/>
          <w:sz w:val="24"/>
          <w:szCs w:val="24"/>
          <w:lang w:val="en-US"/>
        </w:rPr>
        <w:t>azimuth</w:t>
      </w:r>
      <w:proofErr w:type="gramEnd"/>
      <w:r w:rsidR="001B626E">
        <w:rPr>
          <w:rFonts w:ascii="Times New Roman" w:hAnsi="Times New Roman"/>
          <w:sz w:val="24"/>
          <w:szCs w:val="24"/>
          <w:lang w:val="en-US"/>
        </w:rPr>
        <w:t xml:space="preserve"> </w:t>
      </w:r>
      <w:del w:id="524" w:author="jiangzhiy" w:date="2011-12-04T20:14:00Z">
        <w:r w:rsidR="001B626E" w:rsidDel="00FC24C0">
          <w:rPr>
            <w:rFonts w:ascii="Times New Roman" w:hAnsi="Times New Roman"/>
            <w:sz w:val="24"/>
            <w:szCs w:val="24"/>
            <w:lang w:val="en-US"/>
          </w:rPr>
          <w:delText xml:space="preserve">angle </w:delText>
        </w:r>
      </w:del>
      <w:r w:rsidR="001B626E">
        <w:rPr>
          <w:rFonts w:ascii="Times New Roman" w:hAnsi="Times New Roman"/>
          <w:sz w:val="24"/>
          <w:szCs w:val="24"/>
          <w:lang w:val="en-US"/>
        </w:rPr>
        <w:t>and wave direction</w:t>
      </w:r>
      <w:r>
        <w:rPr>
          <w:rFonts w:ascii="Times New Roman" w:hAnsi="Times New Roman" w:hint="eastAsia"/>
          <w:sz w:val="24"/>
          <w:szCs w:val="24"/>
          <w:lang w:val="en-US"/>
        </w:rPr>
        <w:t>.</w:t>
      </w:r>
      <w:r w:rsidR="00300B8B">
        <w:rPr>
          <w:rFonts w:ascii="Times New Roman" w:hAnsi="Times New Roman" w:hint="eastAsia"/>
          <w:sz w:val="24"/>
          <w:szCs w:val="24"/>
          <w:lang w:val="en-US"/>
        </w:rPr>
        <w:t xml:space="preserve"> </w:t>
      </w:r>
      <w:r w:rsidR="00AF59B4">
        <w:rPr>
          <w:rFonts w:ascii="Times New Roman" w:hAnsi="Times New Roman" w:hint="eastAsia"/>
          <w:sz w:val="24"/>
          <w:szCs w:val="24"/>
          <w:lang w:val="en-US"/>
        </w:rPr>
        <w:t xml:space="preserve">The </w:t>
      </w:r>
      <w:r w:rsidR="00C36E7A">
        <w:rPr>
          <w:rFonts w:ascii="Times New Roman" w:hAnsi="Times New Roman" w:hint="eastAsia"/>
          <w:sz w:val="24"/>
          <w:szCs w:val="24"/>
          <w:lang w:val="en-US"/>
        </w:rPr>
        <w:t xml:space="preserve">extreme values of </w:t>
      </w:r>
      <w:r w:rsidR="00AF59B4">
        <w:rPr>
          <w:rFonts w:ascii="Times New Roman" w:hAnsi="Times New Roman" w:hint="eastAsia"/>
          <w:sz w:val="24"/>
          <w:szCs w:val="24"/>
          <w:lang w:val="en-US"/>
        </w:rPr>
        <w:t xml:space="preserve">normal parked responses are defined as the reference. </w:t>
      </w:r>
      <w:r w:rsidR="00E51DC5">
        <w:rPr>
          <w:rFonts w:ascii="Times New Roman" w:hAnsi="Times New Roman" w:hint="eastAsia"/>
          <w:sz w:val="24"/>
          <w:szCs w:val="24"/>
          <w:lang w:val="en-US"/>
        </w:rPr>
        <w:t>Ca</w:t>
      </w:r>
      <w:r w:rsidR="00AF59B4">
        <w:rPr>
          <w:rFonts w:ascii="Times New Roman" w:hAnsi="Times New Roman" w:hint="eastAsia"/>
          <w:sz w:val="24"/>
          <w:szCs w:val="24"/>
          <w:lang w:val="en-US"/>
        </w:rPr>
        <w:t xml:space="preserve">se </w:t>
      </w:r>
      <w:r w:rsidR="00A511B0">
        <w:rPr>
          <w:rFonts w:ascii="Times New Roman" w:hAnsi="Times New Roman" w:hint="eastAsia"/>
          <w:sz w:val="24"/>
          <w:szCs w:val="24"/>
          <w:lang w:val="en-US"/>
        </w:rPr>
        <w:t xml:space="preserve">No. </w:t>
      </w:r>
      <w:r w:rsidR="00AF59B4">
        <w:rPr>
          <w:rFonts w:ascii="Times New Roman" w:hAnsi="Times New Roman" w:hint="eastAsia"/>
          <w:sz w:val="24"/>
          <w:szCs w:val="24"/>
          <w:lang w:val="en-US"/>
        </w:rPr>
        <w:t>1-3 corresponds to sea state</w:t>
      </w:r>
      <w:r w:rsidR="00E51DC5">
        <w:rPr>
          <w:rFonts w:ascii="Times New Roman" w:hAnsi="Times New Roman" w:hint="eastAsia"/>
          <w:sz w:val="24"/>
          <w:szCs w:val="24"/>
          <w:lang w:val="en-US"/>
        </w:rPr>
        <w:t xml:space="preserve"> A-C in </w:t>
      </w:r>
      <w:r w:rsidR="00671206">
        <w:rPr>
          <w:rFonts w:ascii="Times New Roman" w:hAnsi="Times New Roman" w:hint="eastAsia"/>
          <w:sz w:val="24"/>
          <w:szCs w:val="24"/>
          <w:lang w:val="en-US"/>
        </w:rPr>
        <w:t>T</w:t>
      </w:r>
      <w:r w:rsidR="00E51DC5">
        <w:rPr>
          <w:rFonts w:ascii="Times New Roman" w:hAnsi="Times New Roman" w:hint="eastAsia"/>
          <w:sz w:val="24"/>
          <w:szCs w:val="24"/>
          <w:lang w:val="en-US"/>
        </w:rPr>
        <w:t>able</w:t>
      </w:r>
      <w:r w:rsidR="00671206">
        <w:rPr>
          <w:rFonts w:ascii="Times New Roman" w:hAnsi="Times New Roman" w:hint="eastAsia"/>
          <w:sz w:val="24"/>
          <w:szCs w:val="24"/>
          <w:lang w:val="en-US"/>
        </w:rPr>
        <w:t xml:space="preserve"> 3</w:t>
      </w:r>
      <w:r w:rsidR="00E51DC5">
        <w:rPr>
          <w:rFonts w:ascii="Times New Roman" w:hAnsi="Times New Roman" w:hint="eastAsia"/>
          <w:sz w:val="24"/>
          <w:szCs w:val="24"/>
          <w:lang w:val="en-US"/>
        </w:rPr>
        <w:t xml:space="preserve">. </w:t>
      </w:r>
      <w:r>
        <w:rPr>
          <w:rFonts w:ascii="Times New Roman" w:hAnsi="Times New Roman" w:hint="eastAsia"/>
          <w:sz w:val="24"/>
          <w:szCs w:val="24"/>
          <w:lang w:val="en-US"/>
        </w:rPr>
        <w:t xml:space="preserve">It can be observed that </w:t>
      </w:r>
      <w:r w:rsidR="00E51DC5">
        <w:rPr>
          <w:rFonts w:ascii="Times New Roman" w:hAnsi="Times New Roman" w:hint="eastAsia"/>
          <w:sz w:val="24"/>
          <w:szCs w:val="24"/>
          <w:lang w:val="en-US"/>
        </w:rPr>
        <w:t xml:space="preserve">sea state B usually </w:t>
      </w:r>
      <w:r w:rsidR="00E51DC5">
        <w:rPr>
          <w:rFonts w:ascii="Times New Roman" w:hAnsi="Times New Roman"/>
          <w:sz w:val="24"/>
          <w:szCs w:val="24"/>
          <w:lang w:val="en-US"/>
        </w:rPr>
        <w:t>gives</w:t>
      </w:r>
      <w:r w:rsidR="00E51DC5">
        <w:rPr>
          <w:rFonts w:ascii="Times New Roman" w:hAnsi="Times New Roman" w:hint="eastAsia"/>
          <w:sz w:val="24"/>
          <w:szCs w:val="24"/>
          <w:lang w:val="en-US"/>
        </w:rPr>
        <w:t xml:space="preserve"> rise to </w:t>
      </w:r>
      <w:r w:rsidR="00E966D7">
        <w:rPr>
          <w:rFonts w:ascii="Times New Roman" w:hAnsi="Times New Roman" w:hint="eastAsia"/>
          <w:sz w:val="24"/>
          <w:szCs w:val="24"/>
          <w:lang w:val="en-US"/>
        </w:rPr>
        <w:t>the largest surge and pitch response</w:t>
      </w:r>
      <w:r w:rsidR="00E51DC5">
        <w:rPr>
          <w:rFonts w:ascii="Times New Roman" w:hAnsi="Times New Roman" w:hint="eastAsia"/>
          <w:sz w:val="24"/>
          <w:szCs w:val="24"/>
          <w:lang w:val="en-US"/>
        </w:rPr>
        <w:t xml:space="preserve">. </w:t>
      </w:r>
      <w:r w:rsidR="00FA3C1F">
        <w:rPr>
          <w:rFonts w:ascii="Times New Roman" w:hAnsi="Times New Roman" w:hint="eastAsia"/>
          <w:sz w:val="24"/>
          <w:szCs w:val="24"/>
          <w:lang w:val="en-US"/>
        </w:rPr>
        <w:t>With fault type 1, a</w:t>
      </w:r>
      <w:r w:rsidR="00E966D7">
        <w:rPr>
          <w:rFonts w:ascii="Times New Roman" w:hAnsi="Times New Roman" w:hint="eastAsia"/>
          <w:sz w:val="24"/>
          <w:szCs w:val="24"/>
          <w:lang w:val="en-US"/>
        </w:rPr>
        <w:t xml:space="preserve">ll of the investigated responses exceed the 1-year reference value by </w:t>
      </w:r>
      <w:r w:rsidR="00FA3C1F">
        <w:rPr>
          <w:rFonts w:ascii="Times New Roman" w:hAnsi="Times New Roman" w:hint="eastAsia"/>
          <w:sz w:val="24"/>
          <w:szCs w:val="24"/>
          <w:lang w:val="en-US"/>
        </w:rPr>
        <w:t xml:space="preserve">at least 40%; while only </w:t>
      </w:r>
      <w:r w:rsidR="00E51DC5">
        <w:rPr>
          <w:rFonts w:ascii="Times New Roman" w:hAnsi="Times New Roman" w:hint="eastAsia"/>
          <w:sz w:val="24"/>
          <w:szCs w:val="24"/>
          <w:lang w:val="en-US"/>
        </w:rPr>
        <w:t xml:space="preserve">the yaw motion and the roll motion extremes </w:t>
      </w:r>
      <w:r w:rsidR="001B626E">
        <w:rPr>
          <w:rFonts w:ascii="Times New Roman" w:hAnsi="Times New Roman" w:hint="eastAsia"/>
          <w:sz w:val="24"/>
          <w:szCs w:val="24"/>
          <w:lang w:val="en-US"/>
        </w:rPr>
        <w:t>exceed</w:t>
      </w:r>
      <w:r w:rsidR="00ED629D">
        <w:rPr>
          <w:rFonts w:ascii="Times New Roman" w:hAnsi="Times New Roman" w:hint="eastAsia"/>
          <w:sz w:val="24"/>
          <w:szCs w:val="24"/>
          <w:lang w:val="en-US"/>
        </w:rPr>
        <w:t xml:space="preserve"> the </w:t>
      </w:r>
      <w:r w:rsidR="004F5589">
        <w:rPr>
          <w:rFonts w:ascii="Times New Roman" w:hAnsi="Times New Roman" w:hint="eastAsia"/>
          <w:sz w:val="24"/>
          <w:szCs w:val="24"/>
          <w:lang w:val="en-US"/>
        </w:rPr>
        <w:t>50</w:t>
      </w:r>
      <w:r w:rsidR="004F5589">
        <w:rPr>
          <w:rFonts w:ascii="Times New Roman" w:hAnsi="Times New Roman"/>
          <w:sz w:val="24"/>
          <w:szCs w:val="24"/>
          <w:lang w:val="en-US"/>
        </w:rPr>
        <w:t>-</w:t>
      </w:r>
      <w:r w:rsidR="00FA3C1F">
        <w:rPr>
          <w:rFonts w:ascii="Times New Roman" w:hAnsi="Times New Roman" w:hint="eastAsia"/>
          <w:sz w:val="24"/>
          <w:szCs w:val="24"/>
          <w:lang w:val="en-US"/>
        </w:rPr>
        <w:t xml:space="preserve">year reference </w:t>
      </w:r>
      <w:r w:rsidR="00ED629D">
        <w:rPr>
          <w:rFonts w:ascii="Times New Roman" w:hAnsi="Times New Roman" w:hint="eastAsia"/>
          <w:sz w:val="24"/>
          <w:szCs w:val="24"/>
          <w:lang w:val="en-US"/>
        </w:rPr>
        <w:t>value</w:t>
      </w:r>
      <w:r w:rsidR="00E51DC5">
        <w:rPr>
          <w:rFonts w:ascii="Times New Roman" w:hAnsi="Times New Roman" w:hint="eastAsia"/>
          <w:sz w:val="24"/>
          <w:szCs w:val="24"/>
          <w:lang w:val="en-US"/>
        </w:rPr>
        <w:t xml:space="preserve"> </w:t>
      </w:r>
      <w:r w:rsidR="00ED629D">
        <w:rPr>
          <w:rFonts w:ascii="Times New Roman" w:hAnsi="Times New Roman" w:hint="eastAsia"/>
          <w:sz w:val="24"/>
          <w:szCs w:val="24"/>
          <w:lang w:val="en-US"/>
        </w:rPr>
        <w:t xml:space="preserve">by more than </w:t>
      </w:r>
      <w:r w:rsidR="001B626E">
        <w:rPr>
          <w:rFonts w:ascii="Times New Roman" w:hAnsi="Times New Roman"/>
          <w:sz w:val="24"/>
          <w:szCs w:val="24"/>
          <w:lang w:val="en-US"/>
        </w:rPr>
        <w:t>1</w:t>
      </w:r>
      <w:r w:rsidR="00CA1E70">
        <w:rPr>
          <w:rFonts w:ascii="Times New Roman" w:hAnsi="Times New Roman"/>
          <w:sz w:val="24"/>
          <w:szCs w:val="24"/>
          <w:lang w:val="en-US"/>
        </w:rPr>
        <w:t>6</w:t>
      </w:r>
      <w:r w:rsidR="007434AF">
        <w:rPr>
          <w:rFonts w:ascii="Times New Roman" w:hAnsi="Times New Roman" w:hint="eastAsia"/>
          <w:sz w:val="24"/>
          <w:szCs w:val="24"/>
          <w:lang w:val="en-US"/>
        </w:rPr>
        <w:t>%</w:t>
      </w:r>
      <w:r w:rsidR="007434AF">
        <w:rPr>
          <w:rFonts w:ascii="Times New Roman" w:hAnsi="Times New Roman"/>
          <w:sz w:val="24"/>
          <w:szCs w:val="24"/>
          <w:lang w:val="en-US"/>
        </w:rPr>
        <w:t xml:space="preserve"> because of the unevenly distributed wind loads when only blade 2 is seized. </w:t>
      </w:r>
      <w:r w:rsidR="00ED629D">
        <w:rPr>
          <w:rFonts w:ascii="Times New Roman" w:hAnsi="Times New Roman" w:hint="eastAsia"/>
          <w:sz w:val="24"/>
          <w:szCs w:val="24"/>
          <w:lang w:val="en-US"/>
        </w:rPr>
        <w:t>With</w:t>
      </w:r>
      <w:r w:rsidR="00E51DC5">
        <w:rPr>
          <w:rFonts w:ascii="Times New Roman" w:hAnsi="Times New Roman" w:hint="eastAsia"/>
          <w:sz w:val="24"/>
          <w:szCs w:val="24"/>
          <w:lang w:val="en-US"/>
        </w:rPr>
        <w:t xml:space="preserve"> fault type 3, </w:t>
      </w:r>
      <w:r w:rsidR="00FA3C1F">
        <w:rPr>
          <w:rFonts w:ascii="Times New Roman" w:hAnsi="Times New Roman" w:hint="eastAsia"/>
          <w:sz w:val="24"/>
          <w:szCs w:val="24"/>
          <w:lang w:val="en-US"/>
        </w:rPr>
        <w:t>only the platform surge and pitch motion are exceedingly large. T</w:t>
      </w:r>
      <w:r w:rsidR="00ED629D">
        <w:rPr>
          <w:rFonts w:ascii="Times New Roman" w:hAnsi="Times New Roman" w:hint="eastAsia"/>
          <w:sz w:val="24"/>
          <w:szCs w:val="24"/>
          <w:lang w:val="en-US"/>
        </w:rPr>
        <w:t xml:space="preserve">here is </w:t>
      </w:r>
      <w:r w:rsidR="00C46AB3">
        <w:rPr>
          <w:rFonts w:ascii="Times New Roman" w:hAnsi="Times New Roman" w:hint="eastAsia"/>
          <w:sz w:val="24"/>
          <w:szCs w:val="24"/>
          <w:lang w:val="en-US"/>
        </w:rPr>
        <w:t xml:space="preserve">an </w:t>
      </w:r>
      <w:r w:rsidR="00C46AB3">
        <w:rPr>
          <w:rFonts w:ascii="Times New Roman" w:hAnsi="Times New Roman" w:hint="eastAsia"/>
          <w:sz w:val="24"/>
          <w:szCs w:val="24"/>
          <w:lang w:val="en-US"/>
        </w:rPr>
        <w:lastRenderedPageBreak/>
        <w:t xml:space="preserve">average increase of </w:t>
      </w:r>
      <w:r w:rsidR="00ED629D">
        <w:rPr>
          <w:rFonts w:ascii="Times New Roman" w:hAnsi="Times New Roman" w:hint="eastAsia"/>
          <w:sz w:val="24"/>
          <w:szCs w:val="24"/>
          <w:lang w:val="en-US"/>
        </w:rPr>
        <w:t>38% and 2</w:t>
      </w:r>
      <w:r w:rsidR="00CA1E70">
        <w:rPr>
          <w:rFonts w:ascii="Times New Roman" w:hAnsi="Times New Roman"/>
          <w:sz w:val="24"/>
          <w:szCs w:val="24"/>
          <w:lang w:val="en-US"/>
        </w:rPr>
        <w:t>3</w:t>
      </w:r>
      <w:r w:rsidR="00C46AB3">
        <w:rPr>
          <w:rFonts w:ascii="Times New Roman" w:hAnsi="Times New Roman"/>
          <w:sz w:val="24"/>
          <w:szCs w:val="24"/>
          <w:lang w:val="en-US"/>
        </w:rPr>
        <w:t>% for</w:t>
      </w:r>
      <w:r w:rsidR="00C46AB3">
        <w:rPr>
          <w:rFonts w:ascii="Times New Roman" w:hAnsi="Times New Roman" w:hint="eastAsia"/>
          <w:sz w:val="24"/>
          <w:szCs w:val="24"/>
          <w:lang w:val="en-US"/>
        </w:rPr>
        <w:t xml:space="preserve"> </w:t>
      </w:r>
      <w:r w:rsidR="00ED629D">
        <w:rPr>
          <w:rFonts w:ascii="Times New Roman" w:hAnsi="Times New Roman" w:hint="eastAsia"/>
          <w:sz w:val="24"/>
          <w:szCs w:val="24"/>
          <w:lang w:val="en-US"/>
        </w:rPr>
        <w:t>surge and pitch extremes respectively</w:t>
      </w:r>
      <w:r w:rsidR="00FA3C1F">
        <w:rPr>
          <w:rFonts w:ascii="Times New Roman" w:hAnsi="Times New Roman" w:hint="eastAsia"/>
          <w:sz w:val="24"/>
          <w:szCs w:val="24"/>
          <w:lang w:val="en-US"/>
        </w:rPr>
        <w:t xml:space="preserve"> compared with the 50 year reference</w:t>
      </w:r>
      <w:r w:rsidR="00ED629D">
        <w:rPr>
          <w:rFonts w:ascii="Times New Roman" w:hAnsi="Times New Roman" w:hint="eastAsia"/>
          <w:sz w:val="24"/>
          <w:szCs w:val="24"/>
          <w:lang w:val="en-US"/>
        </w:rPr>
        <w:t xml:space="preserve">. </w:t>
      </w:r>
    </w:p>
    <w:p w:rsidR="00C944E4" w:rsidRDefault="00C944E4" w:rsidP="00C944E4">
      <w:pPr>
        <w:rPr>
          <w:rFonts w:ascii="Times New Roman" w:hAnsi="Times New Roman"/>
          <w:sz w:val="24"/>
          <w:szCs w:val="24"/>
          <w:lang w:val="en-US"/>
        </w:rPr>
      </w:pPr>
      <w:r w:rsidRPr="00F20BC4">
        <w:rPr>
          <w:rFonts w:ascii="Times New Roman" w:hAnsi="Times New Roman" w:hint="eastAsia"/>
          <w:sz w:val="24"/>
          <w:szCs w:val="24"/>
          <w:lang w:val="en-US"/>
        </w:rPr>
        <w:t>Structural response</w:t>
      </w:r>
    </w:p>
    <w:p w:rsidR="00EC1CAB" w:rsidRPr="00F20BC4" w:rsidRDefault="00671206" w:rsidP="00EC1CAB">
      <w:pPr>
        <w:jc w:val="both"/>
        <w:rPr>
          <w:rFonts w:ascii="Times New Roman" w:hAnsi="Times New Roman"/>
          <w:sz w:val="24"/>
          <w:szCs w:val="24"/>
          <w:lang w:val="en-US"/>
        </w:rPr>
      </w:pPr>
      <w:r>
        <w:rPr>
          <w:rFonts w:ascii="Times New Roman" w:hAnsi="Times New Roman" w:hint="eastAsia"/>
          <w:sz w:val="24"/>
          <w:szCs w:val="24"/>
          <w:lang w:val="en-US"/>
        </w:rPr>
        <w:t>Under</w:t>
      </w:r>
      <w:r w:rsidR="00EC1CAB">
        <w:rPr>
          <w:rFonts w:ascii="Times New Roman" w:hAnsi="Times New Roman" w:hint="eastAsia"/>
          <w:sz w:val="24"/>
          <w:szCs w:val="24"/>
          <w:lang w:val="en-US"/>
        </w:rPr>
        <w:t xml:space="preserve"> survival conditions, the spar and tower bending moment </w:t>
      </w:r>
      <w:r w:rsidR="00673E8D">
        <w:rPr>
          <w:rFonts w:ascii="Times New Roman" w:hAnsi="Times New Roman" w:hint="eastAsia"/>
          <w:sz w:val="24"/>
          <w:szCs w:val="24"/>
          <w:lang w:val="en-US"/>
        </w:rPr>
        <w:t>can be</w:t>
      </w:r>
      <w:r w:rsidR="00EC1CAB">
        <w:rPr>
          <w:rFonts w:ascii="Times New Roman" w:hAnsi="Times New Roman" w:hint="eastAsia"/>
          <w:sz w:val="24"/>
          <w:szCs w:val="24"/>
          <w:lang w:val="en-US"/>
        </w:rPr>
        <w:t xml:space="preserve"> regarded as the governing structural responses due to the great wave-induced dynamics</w:t>
      </w:r>
      <w:r w:rsidR="00196B71">
        <w:rPr>
          <w:rFonts w:ascii="Times New Roman" w:hAnsi="Times New Roman"/>
          <w:sz w:val="24"/>
          <w:szCs w:val="24"/>
          <w:lang w:val="en-US"/>
        </w:rPr>
        <w:fldChar w:fldCharType="begin"/>
      </w:r>
      <w:r w:rsidR="00241B6B">
        <w:rPr>
          <w:rFonts w:ascii="Times New Roman" w:hAnsi="Times New Roman"/>
          <w:sz w:val="24"/>
          <w:szCs w:val="24"/>
          <w:lang w:val="en-US"/>
        </w:rPr>
        <w:instrText xml:space="preserve"> ADDIN EN.CITE &lt;EndNote&gt;&lt;Cite&gt;&lt;Author&gt;Karimirad&lt;/Author&gt;&lt;Year&gt;2011&lt;/Year&gt;&lt;RecNum&gt;170&lt;/RecNum&gt;&lt;DisplayText&gt;[24]&lt;/DisplayText&gt;&lt;record&gt;&lt;rec-number&gt;170&lt;/rec-number&gt;&lt;foreign-keys&gt;&lt;key app="EN" db-id="tsx5rd0xkw5tswesdpwv0f2zfxwrdw09zrwe"&gt;170&lt;/key&gt;&lt;/foreign-keys&gt;&lt;ref-type name="Journal Article"&gt;17&lt;/ref-type&gt;&lt;contributors&gt;&lt;authors&gt;&lt;author&gt;Karimirad, M.&lt;/author&gt;&lt;author&gt;Moan, T.&lt;/author&gt;&lt;/authors&gt;&lt;/contributors&gt;&lt;titles&gt;&lt;title&gt;Extreme dynamic structural response analysis of catenary moored spar wind turbine in harsh environmental conditions&lt;/title&gt;&lt;secondary-title&gt;Journal of Offshore Mechanics and Arctic Engineering&lt;/secondary-title&gt;&lt;/titles&gt;&lt;periodical&gt;&lt;full-title&gt;Journal of Offshore Mechanics and Arctic Engineering&lt;/full-title&gt;&lt;/periodical&gt;&lt;pages&gt;041103&lt;/pages&gt;&lt;volume&gt;133&lt;/volume&gt;&lt;dates&gt;&lt;year&gt;2011&lt;/year&gt;&lt;/dates&gt;&lt;urls&gt;&lt;/urls&gt;&lt;/record&gt;&lt;/Cite&gt;&lt;/EndNote&gt;</w:instrText>
      </w:r>
      <w:r w:rsidR="00196B71">
        <w:rPr>
          <w:rFonts w:ascii="Times New Roman" w:hAnsi="Times New Roman"/>
          <w:sz w:val="24"/>
          <w:szCs w:val="24"/>
          <w:lang w:val="en-US"/>
        </w:rPr>
        <w:fldChar w:fldCharType="separate"/>
      </w:r>
      <w:r w:rsidR="00241B6B">
        <w:rPr>
          <w:rFonts w:ascii="Times New Roman" w:hAnsi="Times New Roman"/>
          <w:noProof/>
          <w:sz w:val="24"/>
          <w:szCs w:val="24"/>
          <w:lang w:val="en-US"/>
        </w:rPr>
        <w:t>[</w:t>
      </w:r>
      <w:hyperlink w:anchor="_ENREF_24" w:tooltip="Karimirad, 2011 #170" w:history="1">
        <w:r w:rsidR="000A42DC">
          <w:rPr>
            <w:rFonts w:ascii="Times New Roman" w:hAnsi="Times New Roman"/>
            <w:noProof/>
            <w:sz w:val="24"/>
            <w:szCs w:val="24"/>
            <w:lang w:val="en-US"/>
          </w:rPr>
          <w:t>24</w:t>
        </w:r>
      </w:hyperlink>
      <w:r w:rsidR="00241B6B">
        <w:rPr>
          <w:rFonts w:ascii="Times New Roman" w:hAnsi="Times New Roman"/>
          <w:noProof/>
          <w:sz w:val="24"/>
          <w:szCs w:val="24"/>
          <w:lang w:val="en-US"/>
        </w:rPr>
        <w:t>]</w:t>
      </w:r>
      <w:r w:rsidR="00196B71">
        <w:rPr>
          <w:rFonts w:ascii="Times New Roman" w:hAnsi="Times New Roman"/>
          <w:sz w:val="24"/>
          <w:szCs w:val="24"/>
          <w:lang w:val="en-US"/>
        </w:rPr>
        <w:fldChar w:fldCharType="end"/>
      </w:r>
      <w:r w:rsidR="00EC1CAB">
        <w:rPr>
          <w:rFonts w:ascii="Times New Roman" w:hAnsi="Times New Roman" w:hint="eastAsia"/>
          <w:sz w:val="24"/>
          <w:szCs w:val="24"/>
          <w:lang w:val="en-US"/>
        </w:rPr>
        <w:t>.</w:t>
      </w:r>
      <w:r w:rsidR="00673E8D">
        <w:rPr>
          <w:rFonts w:ascii="Times New Roman" w:hAnsi="Times New Roman" w:hint="eastAsia"/>
          <w:sz w:val="24"/>
          <w:szCs w:val="24"/>
          <w:lang w:val="en-US"/>
        </w:rPr>
        <w:t xml:space="preserve"> In this study, the tower bottom bending moment and shear force at 0 m elevation are selected for </w:t>
      </w:r>
      <w:r>
        <w:rPr>
          <w:rFonts w:ascii="Times New Roman" w:hAnsi="Times New Roman" w:hint="eastAsia"/>
          <w:sz w:val="24"/>
          <w:szCs w:val="24"/>
          <w:lang w:val="en-US"/>
        </w:rPr>
        <w:t xml:space="preserve">the </w:t>
      </w:r>
      <w:r w:rsidR="00440EBD">
        <w:rPr>
          <w:rFonts w:ascii="Times New Roman" w:hAnsi="Times New Roman" w:hint="eastAsia"/>
          <w:sz w:val="24"/>
          <w:szCs w:val="24"/>
          <w:lang w:val="en-US"/>
        </w:rPr>
        <w:t>spectrum analysis</w:t>
      </w:r>
      <w:r w:rsidR="00673E8D">
        <w:rPr>
          <w:rFonts w:ascii="Times New Roman" w:hAnsi="Times New Roman" w:hint="eastAsia"/>
          <w:sz w:val="24"/>
          <w:szCs w:val="24"/>
          <w:lang w:val="en-US"/>
        </w:rPr>
        <w:t>.</w:t>
      </w:r>
    </w:p>
    <w:p w:rsidR="00C944E4" w:rsidRDefault="009F1E30" w:rsidP="00C944E4">
      <w:pPr>
        <w:jc w:val="center"/>
        <w:rPr>
          <w:rFonts w:ascii="Times New Roman" w:hAnsi="Times New Roman" w:cs="Times New Roman"/>
          <w:lang w:val="en-US"/>
        </w:rPr>
      </w:pPr>
      <w:r>
        <w:rPr>
          <w:rFonts w:ascii="Times New Roman" w:hAnsi="Times New Roman" w:cs="Times New Roman"/>
          <w:noProof/>
        </w:rPr>
        <w:drawing>
          <wp:inline distT="0" distB="0" distL="0" distR="0">
            <wp:extent cx="3697893" cy="310649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3" cstate="print"/>
                    <a:srcRect l="3297" r="7378"/>
                    <a:stretch>
                      <a:fillRect/>
                    </a:stretch>
                  </pic:blipFill>
                  <pic:spPr bwMode="auto">
                    <a:xfrm>
                      <a:off x="0" y="0"/>
                      <a:ext cx="3699085" cy="3107491"/>
                    </a:xfrm>
                    <a:prstGeom prst="rect">
                      <a:avLst/>
                    </a:prstGeom>
                    <a:noFill/>
                    <a:ln w="9525">
                      <a:noFill/>
                      <a:miter lim="800000"/>
                      <a:headEnd/>
                      <a:tailEnd/>
                    </a:ln>
                  </pic:spPr>
                </pic:pic>
              </a:graphicData>
            </a:graphic>
          </wp:inline>
        </w:drawing>
      </w:r>
    </w:p>
    <w:p w:rsidR="00C944E4" w:rsidRDefault="005619AF" w:rsidP="00C944E4">
      <w:pPr>
        <w:jc w:val="center"/>
        <w:rPr>
          <w:rFonts w:ascii="Times New Roman" w:hAnsi="Times New Roman" w:cs="Times New Roman"/>
          <w:lang w:val="en-US"/>
        </w:rPr>
      </w:pPr>
      <w:proofErr w:type="gramStart"/>
      <w:r>
        <w:rPr>
          <w:rFonts w:ascii="Times New Roman" w:hAnsi="Times New Roman" w:cs="Times New Roman" w:hint="eastAsia"/>
          <w:lang w:val="en-US"/>
        </w:rPr>
        <w:t>Fig.</w:t>
      </w:r>
      <w:proofErr w:type="gramEnd"/>
      <w:del w:id="525" w:author="jiangzhiy" w:date="2011-12-03T20:40:00Z">
        <w:r w:rsidDel="006C5C6B">
          <w:rPr>
            <w:rFonts w:ascii="Times New Roman" w:hAnsi="Times New Roman" w:cs="Times New Roman" w:hint="eastAsia"/>
            <w:lang w:val="en-US"/>
          </w:rPr>
          <w:delText>2</w:delText>
        </w:r>
        <w:r w:rsidR="00A239E4" w:rsidDel="006C5C6B">
          <w:rPr>
            <w:rFonts w:ascii="Times New Roman" w:hAnsi="Times New Roman" w:cs="Times New Roman"/>
            <w:lang w:val="en-US"/>
          </w:rPr>
          <w:delText>4</w:delText>
        </w:r>
        <w:r w:rsidDel="006C5C6B">
          <w:rPr>
            <w:rFonts w:ascii="Times New Roman" w:hAnsi="Times New Roman" w:cs="Times New Roman" w:hint="eastAsia"/>
            <w:lang w:val="en-US"/>
          </w:rPr>
          <w:delText xml:space="preserve"> </w:delText>
        </w:r>
      </w:del>
      <w:ins w:id="526" w:author="jiangzhiy" w:date="2011-12-03T20:40:00Z">
        <w:r w:rsidR="006C5C6B">
          <w:rPr>
            <w:rFonts w:ascii="Times New Roman" w:hAnsi="Times New Roman" w:cs="Times New Roman" w:hint="eastAsia"/>
            <w:lang w:val="en-US"/>
          </w:rPr>
          <w:t xml:space="preserve">25 </w:t>
        </w:r>
      </w:ins>
      <w:r w:rsidR="00C944E4">
        <w:rPr>
          <w:rFonts w:ascii="Times New Roman" w:hAnsi="Times New Roman" w:cs="Times New Roman" w:hint="eastAsia"/>
          <w:lang w:val="en-US"/>
        </w:rPr>
        <w:t xml:space="preserve">Tower bottom bending moment </w:t>
      </w:r>
      <w:proofErr w:type="spellStart"/>
      <w:r w:rsidR="00C944E4">
        <w:rPr>
          <w:rFonts w:ascii="Times New Roman" w:hAnsi="Times New Roman" w:cs="Times New Roman" w:hint="eastAsia"/>
          <w:lang w:val="en-US"/>
        </w:rPr>
        <w:t>Mx</w:t>
      </w:r>
      <w:proofErr w:type="spellEnd"/>
      <w:r w:rsidR="00C944E4">
        <w:rPr>
          <w:rFonts w:ascii="Times New Roman" w:hAnsi="Times New Roman" w:cs="Times New Roman" w:hint="eastAsia"/>
          <w:lang w:val="en-US"/>
        </w:rPr>
        <w:t xml:space="preserve"> </w:t>
      </w:r>
      <w:r w:rsidR="00C944E4" w:rsidRPr="0054283C">
        <w:rPr>
          <w:rFonts w:ascii="Times New Roman" w:hAnsi="Times New Roman" w:cs="Times New Roman" w:hint="eastAsia"/>
          <w:lang w:val="en-US"/>
        </w:rPr>
        <w:t xml:space="preserve">spectrum, blade azimuth </w:t>
      </w:r>
      <w:r w:rsidR="00C944E4" w:rsidRPr="00A352F1">
        <w:rPr>
          <w:rFonts w:ascii="Times New Roman" w:hAnsi="Times New Roman" w:cs="Times New Roman"/>
          <w:color w:val="000000"/>
        </w:rPr>
        <w:t>γ</w:t>
      </w:r>
      <w:r w:rsidR="00C944E4" w:rsidRPr="00671206">
        <w:rPr>
          <w:rFonts w:ascii="Times New Roman" w:hAnsi="Times New Roman" w:cs="Times New Roman"/>
          <w:color w:val="000000"/>
          <w:vertAlign w:val="subscript"/>
          <w:lang w:val="en-US"/>
        </w:rPr>
        <w:t>1</w:t>
      </w:r>
      <w:r w:rsidR="00C944E4" w:rsidRPr="0054283C">
        <w:rPr>
          <w:rFonts w:ascii="Times New Roman" w:hAnsi="Times New Roman" w:cs="Times New Roman" w:hint="eastAsia"/>
          <w:color w:val="000000"/>
          <w:lang w:val="en-US"/>
        </w:rPr>
        <w:t>=</w:t>
      </w:r>
      <w:r w:rsidR="000E4673">
        <w:rPr>
          <w:rFonts w:ascii="Times New Roman" w:hAnsi="Times New Roman" w:cs="Times New Roman" w:hint="eastAsia"/>
          <w:color w:val="000000"/>
          <w:lang w:val="en-US"/>
        </w:rPr>
        <w:t>3</w:t>
      </w:r>
      <w:r w:rsidR="00C944E4" w:rsidRPr="0054283C">
        <w:rPr>
          <w:rFonts w:ascii="Times New Roman" w:hAnsi="Times New Roman" w:cs="Times New Roman" w:hint="eastAsia"/>
          <w:lang w:val="en-US"/>
        </w:rPr>
        <w:t xml:space="preserve">0 deg, </w:t>
      </w:r>
      <w:r w:rsidR="000E4673" w:rsidRPr="00A352F1">
        <w:rPr>
          <w:rFonts w:ascii="Times New Roman" w:hAnsi="Times New Roman" w:cs="Times New Roman"/>
          <w:color w:val="000000"/>
        </w:rPr>
        <w:t>γ</w:t>
      </w:r>
      <w:r w:rsidR="000E4673" w:rsidRPr="00671206">
        <w:rPr>
          <w:rFonts w:ascii="Times New Roman" w:hAnsi="Times New Roman" w:cs="Times New Roman" w:hint="eastAsia"/>
          <w:color w:val="000000"/>
          <w:vertAlign w:val="subscript"/>
          <w:lang w:val="en-US"/>
        </w:rPr>
        <w:t>2</w:t>
      </w:r>
      <w:r w:rsidR="000E4673" w:rsidRPr="0054283C">
        <w:rPr>
          <w:rFonts w:ascii="Times New Roman" w:hAnsi="Times New Roman" w:cs="Times New Roman" w:hint="eastAsia"/>
          <w:color w:val="000000"/>
          <w:lang w:val="en-US"/>
        </w:rPr>
        <w:t>=</w:t>
      </w:r>
      <w:r w:rsidR="000E4673" w:rsidRPr="0054283C">
        <w:rPr>
          <w:rFonts w:ascii="Times New Roman" w:hAnsi="Times New Roman" w:cs="Times New Roman" w:hint="eastAsia"/>
          <w:lang w:val="en-US"/>
        </w:rPr>
        <w:t>0 deg</w:t>
      </w:r>
      <w:r w:rsidR="000E4673">
        <w:rPr>
          <w:rFonts w:ascii="Times New Roman" w:hAnsi="Times New Roman" w:cs="Times New Roman" w:hint="eastAsia"/>
          <w:lang w:val="en-US"/>
        </w:rPr>
        <w:t>,</w:t>
      </w:r>
      <w:r w:rsidR="000E4673" w:rsidRPr="0054283C">
        <w:rPr>
          <w:rFonts w:ascii="Times New Roman" w:hAnsi="Times New Roman" w:cs="Times New Roman" w:hint="eastAsia"/>
          <w:lang w:val="en-US"/>
        </w:rPr>
        <w:t xml:space="preserve"> </w:t>
      </w:r>
      <w:r>
        <w:rPr>
          <w:rFonts w:ascii="Times New Roman" w:hAnsi="Times New Roman" w:cs="Times New Roman" w:hint="eastAsia"/>
          <w:lang w:val="en-US"/>
        </w:rPr>
        <w:t>s</w:t>
      </w:r>
      <w:r w:rsidR="00C944E4" w:rsidRPr="0054283C">
        <w:rPr>
          <w:rFonts w:ascii="Times New Roman" w:hAnsi="Times New Roman" w:cs="Times New Roman" w:hint="eastAsia"/>
          <w:lang w:val="en-US"/>
        </w:rPr>
        <w:t xml:space="preserve">ea </w:t>
      </w:r>
      <w:r>
        <w:rPr>
          <w:rFonts w:ascii="Times New Roman" w:hAnsi="Times New Roman" w:cs="Times New Roman" w:hint="eastAsia"/>
          <w:lang w:val="en-US"/>
        </w:rPr>
        <w:t>s</w:t>
      </w:r>
      <w:r w:rsidR="00C944E4" w:rsidRPr="0054283C">
        <w:rPr>
          <w:rFonts w:ascii="Times New Roman" w:hAnsi="Times New Roman" w:cs="Times New Roman" w:hint="eastAsia"/>
          <w:lang w:val="en-US"/>
        </w:rPr>
        <w:t xml:space="preserve">tate </w:t>
      </w:r>
      <w:r w:rsidR="00C944E4">
        <w:rPr>
          <w:rFonts w:ascii="Times New Roman" w:hAnsi="Times New Roman" w:cs="Times New Roman" w:hint="eastAsia"/>
          <w:lang w:val="en-US"/>
        </w:rPr>
        <w:t>B</w:t>
      </w:r>
    </w:p>
    <w:p w:rsidR="003C1921" w:rsidRDefault="00FC24C0" w:rsidP="003C1921">
      <w:pPr>
        <w:jc w:val="center"/>
        <w:rPr>
          <w:rFonts w:ascii="Times New Roman" w:hAnsi="Times New Roman" w:cs="Times New Roman"/>
          <w:lang w:val="en-US"/>
        </w:rPr>
      </w:pPr>
      <w:ins w:id="527" w:author="jiangzhiy" w:date="2011-12-04T20:18:00Z">
        <w:r>
          <w:rPr>
            <w:rFonts w:ascii="Times New Roman" w:hAnsi="Times New Roman" w:cs="Times New Roman"/>
            <w:noProof/>
          </w:rPr>
          <w:drawing>
            <wp:inline distT="0" distB="0" distL="0" distR="0">
              <wp:extent cx="3552421" cy="297308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cstate="print"/>
                      <a:srcRect l="2408" r="8014"/>
                      <a:stretch>
                        <a:fillRect/>
                      </a:stretch>
                    </pic:blipFill>
                    <pic:spPr bwMode="auto">
                      <a:xfrm>
                        <a:off x="0" y="0"/>
                        <a:ext cx="3553589" cy="2974060"/>
                      </a:xfrm>
                      <a:prstGeom prst="rect">
                        <a:avLst/>
                      </a:prstGeom>
                      <a:noFill/>
                      <a:ln w="9525">
                        <a:noFill/>
                        <a:miter lim="800000"/>
                        <a:headEnd/>
                        <a:tailEnd/>
                      </a:ln>
                    </pic:spPr>
                  </pic:pic>
                </a:graphicData>
              </a:graphic>
            </wp:inline>
          </w:drawing>
        </w:r>
      </w:ins>
      <w:del w:id="528" w:author="jiangzhiy" w:date="2011-12-04T20:18:00Z">
        <w:r w:rsidR="004C2BA2" w:rsidDel="00FC24C0">
          <w:rPr>
            <w:rFonts w:ascii="Times New Roman" w:hAnsi="Times New Roman" w:cs="Times New Roman"/>
            <w:noProof/>
          </w:rPr>
          <w:drawing>
            <wp:inline distT="0" distB="0" distL="0" distR="0">
              <wp:extent cx="3636818" cy="3053618"/>
              <wp:effectExtent l="0" t="0" r="1732"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5" cstate="print"/>
                      <a:srcRect l="2738" r="7890"/>
                      <a:stretch>
                        <a:fillRect/>
                      </a:stretch>
                    </pic:blipFill>
                    <pic:spPr bwMode="auto">
                      <a:xfrm>
                        <a:off x="0" y="0"/>
                        <a:ext cx="3636818" cy="3053618"/>
                      </a:xfrm>
                      <a:prstGeom prst="rect">
                        <a:avLst/>
                      </a:prstGeom>
                      <a:noFill/>
                      <a:ln w="9525">
                        <a:noFill/>
                        <a:miter lim="800000"/>
                        <a:headEnd/>
                        <a:tailEnd/>
                      </a:ln>
                    </pic:spPr>
                  </pic:pic>
                </a:graphicData>
              </a:graphic>
            </wp:inline>
          </w:drawing>
        </w:r>
      </w:del>
    </w:p>
    <w:p w:rsidR="003C1921" w:rsidRDefault="003C1921" w:rsidP="003C1921">
      <w:pPr>
        <w:jc w:val="center"/>
        <w:rPr>
          <w:rFonts w:ascii="Times New Roman" w:hAnsi="Times New Roman" w:cs="Times New Roman"/>
          <w:lang w:val="en-US"/>
        </w:rPr>
      </w:pPr>
      <w:proofErr w:type="gramStart"/>
      <w:r>
        <w:rPr>
          <w:rFonts w:ascii="Times New Roman" w:hAnsi="Times New Roman" w:cs="Times New Roman" w:hint="eastAsia"/>
          <w:lang w:val="en-US"/>
        </w:rPr>
        <w:t>Fig.</w:t>
      </w:r>
      <w:proofErr w:type="gramEnd"/>
      <w:del w:id="529" w:author="jiangzhiy" w:date="2011-12-03T20:40:00Z">
        <w:r w:rsidDel="006C5C6B">
          <w:rPr>
            <w:rFonts w:ascii="Times New Roman" w:hAnsi="Times New Roman" w:cs="Times New Roman" w:hint="eastAsia"/>
            <w:lang w:val="en-US"/>
          </w:rPr>
          <w:delText>2</w:delText>
        </w:r>
        <w:r w:rsidR="00A239E4" w:rsidDel="006C5C6B">
          <w:rPr>
            <w:rFonts w:ascii="Times New Roman" w:hAnsi="Times New Roman" w:cs="Times New Roman"/>
            <w:lang w:val="en-US"/>
          </w:rPr>
          <w:delText>5</w:delText>
        </w:r>
        <w:r w:rsidDel="006C5C6B">
          <w:rPr>
            <w:rFonts w:ascii="Times New Roman" w:hAnsi="Times New Roman" w:cs="Times New Roman" w:hint="eastAsia"/>
            <w:lang w:val="en-US"/>
          </w:rPr>
          <w:delText xml:space="preserve"> </w:delText>
        </w:r>
      </w:del>
      <w:ins w:id="530" w:author="jiangzhiy" w:date="2011-12-03T20:40:00Z">
        <w:r w:rsidR="006C5C6B">
          <w:rPr>
            <w:rFonts w:ascii="Times New Roman" w:hAnsi="Times New Roman" w:cs="Times New Roman" w:hint="eastAsia"/>
            <w:lang w:val="en-US"/>
          </w:rPr>
          <w:t xml:space="preserve">26 </w:t>
        </w:r>
      </w:ins>
      <w:r>
        <w:rPr>
          <w:rFonts w:ascii="Times New Roman" w:hAnsi="Times New Roman" w:cs="Times New Roman" w:hint="eastAsia"/>
          <w:lang w:val="en-US"/>
        </w:rPr>
        <w:t>Tower bottom shear force</w:t>
      </w:r>
      <w:r w:rsidRPr="0054283C">
        <w:rPr>
          <w:rFonts w:ascii="Times New Roman" w:hAnsi="Times New Roman" w:cs="Times New Roman" w:hint="eastAsia"/>
          <w:lang w:val="en-US"/>
        </w:rPr>
        <w:t xml:space="preserve"> </w:t>
      </w:r>
      <w:proofErr w:type="spellStart"/>
      <w:proofErr w:type="gramStart"/>
      <w:r>
        <w:rPr>
          <w:rFonts w:ascii="Times New Roman" w:hAnsi="Times New Roman" w:cs="Times New Roman" w:hint="eastAsia"/>
          <w:lang w:val="en-US"/>
        </w:rPr>
        <w:t>Fy</w:t>
      </w:r>
      <w:proofErr w:type="spellEnd"/>
      <w:proofErr w:type="gramEnd"/>
      <w:r>
        <w:rPr>
          <w:rFonts w:ascii="Times New Roman" w:hAnsi="Times New Roman" w:cs="Times New Roman" w:hint="eastAsia"/>
          <w:lang w:val="en-US"/>
        </w:rPr>
        <w:t xml:space="preserve"> spectrum, </w:t>
      </w:r>
      <w:r w:rsidRPr="00A352F1">
        <w:rPr>
          <w:rFonts w:ascii="Times New Roman" w:hAnsi="Times New Roman" w:cs="Times New Roman"/>
          <w:color w:val="000000"/>
        </w:rPr>
        <w:t>γ</w:t>
      </w:r>
      <w:r w:rsidRPr="004F5589">
        <w:rPr>
          <w:rFonts w:ascii="Times New Roman" w:hAnsi="Times New Roman" w:cs="Times New Roman"/>
          <w:color w:val="000000"/>
          <w:vertAlign w:val="subscript"/>
          <w:lang w:val="en-US"/>
        </w:rPr>
        <w:t>1</w:t>
      </w:r>
      <w:r w:rsidRPr="0054283C">
        <w:rPr>
          <w:rFonts w:ascii="Times New Roman" w:hAnsi="Times New Roman" w:cs="Times New Roman" w:hint="eastAsia"/>
          <w:color w:val="000000"/>
          <w:lang w:val="en-US"/>
        </w:rPr>
        <w:t>=</w:t>
      </w:r>
      <w:r w:rsidR="004C2BA2">
        <w:rPr>
          <w:rFonts w:ascii="Times New Roman" w:hAnsi="Times New Roman" w:cs="Times New Roman"/>
          <w:color w:val="000000"/>
          <w:lang w:val="en-US"/>
        </w:rPr>
        <w:t>3</w:t>
      </w:r>
      <w:r w:rsidRPr="0054283C">
        <w:rPr>
          <w:rFonts w:ascii="Times New Roman" w:hAnsi="Times New Roman" w:cs="Times New Roman" w:hint="eastAsia"/>
          <w:lang w:val="en-US"/>
        </w:rPr>
        <w:t>0 deg,</w:t>
      </w:r>
      <w:r>
        <w:rPr>
          <w:rFonts w:ascii="Times New Roman" w:hAnsi="Times New Roman" w:cs="Times New Roman" w:hint="eastAsia"/>
          <w:lang w:val="en-US"/>
        </w:rPr>
        <w:t xml:space="preserve"> </w:t>
      </w:r>
      <w:r w:rsidRPr="00A352F1">
        <w:rPr>
          <w:rFonts w:ascii="Times New Roman" w:hAnsi="Times New Roman" w:cs="Times New Roman"/>
          <w:color w:val="000000"/>
        </w:rPr>
        <w:t>γ</w:t>
      </w:r>
      <w:r w:rsidRPr="004F5589">
        <w:rPr>
          <w:rFonts w:ascii="Times New Roman" w:hAnsi="Times New Roman" w:cs="Times New Roman" w:hint="eastAsia"/>
          <w:color w:val="000000"/>
          <w:vertAlign w:val="subscript"/>
          <w:lang w:val="en-US"/>
        </w:rPr>
        <w:t>2</w:t>
      </w:r>
      <w:r w:rsidRPr="0054283C">
        <w:rPr>
          <w:rFonts w:ascii="Times New Roman" w:hAnsi="Times New Roman" w:cs="Times New Roman" w:hint="eastAsia"/>
          <w:color w:val="000000"/>
          <w:lang w:val="en-US"/>
        </w:rPr>
        <w:t>=</w:t>
      </w:r>
      <w:r w:rsidRPr="0054283C">
        <w:rPr>
          <w:rFonts w:ascii="Times New Roman" w:hAnsi="Times New Roman" w:cs="Times New Roman" w:hint="eastAsia"/>
          <w:lang w:val="en-US"/>
        </w:rPr>
        <w:t>0 deg</w:t>
      </w:r>
      <w:r>
        <w:rPr>
          <w:rFonts w:ascii="Times New Roman" w:hAnsi="Times New Roman" w:cs="Times New Roman" w:hint="eastAsia"/>
          <w:lang w:val="en-US"/>
        </w:rPr>
        <w:t>,</w:t>
      </w:r>
      <w:r w:rsidRPr="0054283C">
        <w:rPr>
          <w:rFonts w:ascii="Times New Roman" w:hAnsi="Times New Roman" w:cs="Times New Roman" w:hint="eastAsia"/>
          <w:lang w:val="en-US"/>
        </w:rPr>
        <w:t xml:space="preserve"> </w:t>
      </w:r>
      <w:r w:rsidR="004F5589">
        <w:rPr>
          <w:rFonts w:ascii="Times New Roman" w:hAnsi="Times New Roman" w:cs="Times New Roman"/>
          <w:lang w:val="en-US"/>
        </w:rPr>
        <w:t>s</w:t>
      </w:r>
      <w:r w:rsidRPr="0054283C">
        <w:rPr>
          <w:rFonts w:ascii="Times New Roman" w:hAnsi="Times New Roman" w:cs="Times New Roman" w:hint="eastAsia"/>
          <w:lang w:val="en-US"/>
        </w:rPr>
        <w:t xml:space="preserve">ea </w:t>
      </w:r>
      <w:r w:rsidR="004F5589">
        <w:rPr>
          <w:rFonts w:ascii="Times New Roman" w:hAnsi="Times New Roman" w:cs="Times New Roman"/>
          <w:lang w:val="en-US"/>
        </w:rPr>
        <w:t>s</w:t>
      </w:r>
      <w:r w:rsidRPr="0054283C">
        <w:rPr>
          <w:rFonts w:ascii="Times New Roman" w:hAnsi="Times New Roman" w:cs="Times New Roman" w:hint="eastAsia"/>
          <w:lang w:val="en-US"/>
        </w:rPr>
        <w:t xml:space="preserve">tate </w:t>
      </w:r>
      <w:r>
        <w:rPr>
          <w:rFonts w:ascii="Times New Roman" w:hAnsi="Times New Roman" w:cs="Times New Roman" w:hint="eastAsia"/>
          <w:lang w:val="en-US"/>
        </w:rPr>
        <w:t>B</w:t>
      </w:r>
    </w:p>
    <w:p w:rsidR="003C1921" w:rsidRDefault="003C1921" w:rsidP="00C944E4">
      <w:pPr>
        <w:jc w:val="center"/>
        <w:rPr>
          <w:rFonts w:ascii="Times New Roman" w:hAnsi="Times New Roman" w:cs="Times New Roman"/>
          <w:lang w:val="en-US"/>
        </w:rPr>
      </w:pPr>
    </w:p>
    <w:p w:rsidR="00C944E4" w:rsidRPr="00AB5F3D" w:rsidRDefault="004C2BA2" w:rsidP="00C944E4">
      <w:pPr>
        <w:jc w:val="center"/>
        <w:rPr>
          <w:rFonts w:ascii="Times New Roman" w:hAnsi="Times New Roman" w:cs="Times New Roman"/>
          <w:lang w:val="en-US"/>
        </w:rPr>
      </w:pPr>
      <w:r>
        <w:rPr>
          <w:rFonts w:ascii="Times New Roman" w:hAnsi="Times New Roman" w:cs="Times New Roman"/>
          <w:noProof/>
        </w:rPr>
        <w:drawing>
          <wp:inline distT="0" distB="0" distL="0" distR="0">
            <wp:extent cx="3858491" cy="3269672"/>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6" cstate="print"/>
                    <a:srcRect l="3971" r="7555"/>
                    <a:stretch>
                      <a:fillRect/>
                    </a:stretch>
                  </pic:blipFill>
                  <pic:spPr bwMode="auto">
                    <a:xfrm>
                      <a:off x="0" y="0"/>
                      <a:ext cx="3858491" cy="3269672"/>
                    </a:xfrm>
                    <a:prstGeom prst="rect">
                      <a:avLst/>
                    </a:prstGeom>
                    <a:noFill/>
                    <a:ln w="9525">
                      <a:noFill/>
                      <a:miter lim="800000"/>
                      <a:headEnd/>
                      <a:tailEnd/>
                    </a:ln>
                  </pic:spPr>
                </pic:pic>
              </a:graphicData>
            </a:graphic>
          </wp:inline>
        </w:drawing>
      </w:r>
    </w:p>
    <w:p w:rsidR="00C944E4" w:rsidRPr="003C1921" w:rsidRDefault="005619AF" w:rsidP="003C1921">
      <w:pPr>
        <w:jc w:val="center"/>
        <w:rPr>
          <w:rFonts w:ascii="Times New Roman" w:hAnsi="Times New Roman" w:cs="Times New Roman"/>
          <w:lang w:val="en-US"/>
        </w:rPr>
      </w:pPr>
      <w:proofErr w:type="gramStart"/>
      <w:r>
        <w:rPr>
          <w:rFonts w:ascii="Times New Roman" w:hAnsi="Times New Roman" w:cs="Times New Roman" w:hint="eastAsia"/>
          <w:lang w:val="en-US"/>
        </w:rPr>
        <w:t>Fig.</w:t>
      </w:r>
      <w:proofErr w:type="gramEnd"/>
      <w:del w:id="531" w:author="jiangzhiy" w:date="2011-12-03T20:40:00Z">
        <w:r w:rsidDel="006C5C6B">
          <w:rPr>
            <w:rFonts w:ascii="Times New Roman" w:hAnsi="Times New Roman" w:cs="Times New Roman" w:hint="eastAsia"/>
            <w:lang w:val="en-US"/>
          </w:rPr>
          <w:delText>2</w:delText>
        </w:r>
        <w:r w:rsidR="00A239E4" w:rsidDel="006C5C6B">
          <w:rPr>
            <w:rFonts w:ascii="Times New Roman" w:hAnsi="Times New Roman" w:cs="Times New Roman"/>
            <w:lang w:val="en-US"/>
          </w:rPr>
          <w:delText>6</w:delText>
        </w:r>
        <w:r w:rsidDel="006C5C6B">
          <w:rPr>
            <w:rFonts w:ascii="Times New Roman" w:hAnsi="Times New Roman" w:cs="Times New Roman" w:hint="eastAsia"/>
            <w:lang w:val="en-US"/>
          </w:rPr>
          <w:delText xml:space="preserve"> </w:delText>
        </w:r>
      </w:del>
      <w:ins w:id="532" w:author="jiangzhiy" w:date="2011-12-03T20:40:00Z">
        <w:r w:rsidR="006C5C6B">
          <w:rPr>
            <w:rFonts w:ascii="Times New Roman" w:hAnsi="Times New Roman" w:cs="Times New Roman" w:hint="eastAsia"/>
            <w:lang w:val="en-US"/>
          </w:rPr>
          <w:t xml:space="preserve">27 </w:t>
        </w:r>
      </w:ins>
      <w:r w:rsidR="00300B8B">
        <w:rPr>
          <w:rFonts w:ascii="Times New Roman" w:hAnsi="Times New Roman" w:cs="Times New Roman" w:hint="eastAsia"/>
          <w:lang w:val="en-US"/>
        </w:rPr>
        <w:t xml:space="preserve">Tower bottom bending moment </w:t>
      </w:r>
      <w:proofErr w:type="gramStart"/>
      <w:r w:rsidR="00300B8B">
        <w:rPr>
          <w:rFonts w:ascii="Times New Roman" w:hAnsi="Times New Roman" w:cs="Times New Roman" w:hint="eastAsia"/>
          <w:lang w:val="en-US"/>
        </w:rPr>
        <w:t>M</w:t>
      </w:r>
      <w:r w:rsidR="004C2BA2">
        <w:rPr>
          <w:rFonts w:ascii="Times New Roman" w:hAnsi="Times New Roman" w:cs="Times New Roman"/>
          <w:lang w:val="en-US"/>
        </w:rPr>
        <w:t>y</w:t>
      </w:r>
      <w:proofErr w:type="gramEnd"/>
      <w:r w:rsidR="00300B8B">
        <w:rPr>
          <w:rFonts w:ascii="Times New Roman" w:hAnsi="Times New Roman" w:cs="Times New Roman" w:hint="eastAsia"/>
          <w:lang w:val="en-US"/>
        </w:rPr>
        <w:t xml:space="preserve"> </w:t>
      </w:r>
      <w:r w:rsidR="00300B8B" w:rsidRPr="0054283C">
        <w:rPr>
          <w:rFonts w:ascii="Times New Roman" w:hAnsi="Times New Roman" w:cs="Times New Roman" w:hint="eastAsia"/>
          <w:lang w:val="en-US"/>
        </w:rPr>
        <w:t xml:space="preserve">spectrum, blade azimuth </w:t>
      </w:r>
      <w:r w:rsidR="00300B8B" w:rsidRPr="00A352F1">
        <w:rPr>
          <w:rFonts w:ascii="Times New Roman" w:hAnsi="Times New Roman" w:cs="Times New Roman"/>
          <w:color w:val="000000"/>
        </w:rPr>
        <w:t>γ</w:t>
      </w:r>
      <w:r w:rsidR="00300B8B" w:rsidRPr="00671206">
        <w:rPr>
          <w:rFonts w:ascii="Times New Roman" w:hAnsi="Times New Roman" w:cs="Times New Roman"/>
          <w:color w:val="000000"/>
          <w:vertAlign w:val="subscript"/>
          <w:lang w:val="en-US"/>
        </w:rPr>
        <w:t>1</w:t>
      </w:r>
      <w:r w:rsidR="00300B8B" w:rsidRPr="0054283C">
        <w:rPr>
          <w:rFonts w:ascii="Times New Roman" w:hAnsi="Times New Roman" w:cs="Times New Roman" w:hint="eastAsia"/>
          <w:color w:val="000000"/>
          <w:lang w:val="en-US"/>
        </w:rPr>
        <w:t>=</w:t>
      </w:r>
      <w:r w:rsidR="000E4673">
        <w:rPr>
          <w:rFonts w:ascii="Times New Roman" w:hAnsi="Times New Roman" w:cs="Times New Roman" w:hint="eastAsia"/>
          <w:color w:val="000000"/>
          <w:lang w:val="en-US"/>
        </w:rPr>
        <w:t>3</w:t>
      </w:r>
      <w:r w:rsidR="00300B8B" w:rsidRPr="0054283C">
        <w:rPr>
          <w:rFonts w:ascii="Times New Roman" w:hAnsi="Times New Roman" w:cs="Times New Roman" w:hint="eastAsia"/>
          <w:lang w:val="en-US"/>
        </w:rPr>
        <w:t xml:space="preserve">0 deg, </w:t>
      </w:r>
      <w:r w:rsidR="000E4673" w:rsidRPr="00A352F1">
        <w:rPr>
          <w:rFonts w:ascii="Times New Roman" w:hAnsi="Times New Roman" w:cs="Times New Roman"/>
          <w:color w:val="000000"/>
        </w:rPr>
        <w:t>γ</w:t>
      </w:r>
      <w:r w:rsidR="000E4673" w:rsidRPr="00671206">
        <w:rPr>
          <w:rFonts w:ascii="Times New Roman" w:hAnsi="Times New Roman" w:cs="Times New Roman" w:hint="eastAsia"/>
          <w:color w:val="000000"/>
          <w:vertAlign w:val="subscript"/>
          <w:lang w:val="en-US"/>
        </w:rPr>
        <w:t>2</w:t>
      </w:r>
      <w:r w:rsidR="000E4673" w:rsidRPr="0054283C">
        <w:rPr>
          <w:rFonts w:ascii="Times New Roman" w:hAnsi="Times New Roman" w:cs="Times New Roman" w:hint="eastAsia"/>
          <w:color w:val="000000"/>
          <w:lang w:val="en-US"/>
        </w:rPr>
        <w:t>=</w:t>
      </w:r>
      <w:r w:rsidR="000E4673">
        <w:rPr>
          <w:rFonts w:ascii="Times New Roman" w:hAnsi="Times New Roman" w:cs="Times New Roman" w:hint="eastAsia"/>
          <w:color w:val="000000"/>
          <w:lang w:val="en-US"/>
        </w:rPr>
        <w:t>9</w:t>
      </w:r>
      <w:r w:rsidR="000E4673" w:rsidRPr="0054283C">
        <w:rPr>
          <w:rFonts w:ascii="Times New Roman" w:hAnsi="Times New Roman" w:cs="Times New Roman" w:hint="eastAsia"/>
          <w:lang w:val="en-US"/>
        </w:rPr>
        <w:t>0 deg</w:t>
      </w:r>
      <w:r>
        <w:rPr>
          <w:rFonts w:ascii="Times New Roman" w:hAnsi="Times New Roman" w:cs="Times New Roman" w:hint="eastAsia"/>
          <w:lang w:val="en-US"/>
        </w:rPr>
        <w:t>,</w:t>
      </w:r>
      <w:r w:rsidR="000E4673" w:rsidRPr="0054283C">
        <w:rPr>
          <w:rFonts w:ascii="Times New Roman" w:hAnsi="Times New Roman" w:cs="Times New Roman" w:hint="eastAsia"/>
          <w:lang w:val="en-US"/>
        </w:rPr>
        <w:t xml:space="preserve"> </w:t>
      </w:r>
      <w:r>
        <w:rPr>
          <w:rFonts w:ascii="Times New Roman" w:hAnsi="Times New Roman" w:cs="Times New Roman" w:hint="eastAsia"/>
          <w:lang w:val="en-US"/>
        </w:rPr>
        <w:t>s</w:t>
      </w:r>
      <w:r w:rsidR="00300B8B" w:rsidRPr="0054283C">
        <w:rPr>
          <w:rFonts w:ascii="Times New Roman" w:hAnsi="Times New Roman" w:cs="Times New Roman" w:hint="eastAsia"/>
          <w:lang w:val="en-US"/>
        </w:rPr>
        <w:t xml:space="preserve">ea </w:t>
      </w:r>
      <w:r>
        <w:rPr>
          <w:rFonts w:ascii="Times New Roman" w:hAnsi="Times New Roman" w:cs="Times New Roman" w:hint="eastAsia"/>
          <w:lang w:val="en-US"/>
        </w:rPr>
        <w:t>s</w:t>
      </w:r>
      <w:r w:rsidR="00300B8B" w:rsidRPr="0054283C">
        <w:rPr>
          <w:rFonts w:ascii="Times New Roman" w:hAnsi="Times New Roman" w:cs="Times New Roman" w:hint="eastAsia"/>
          <w:lang w:val="en-US"/>
        </w:rPr>
        <w:t xml:space="preserve">tate </w:t>
      </w:r>
      <w:r w:rsidR="00AB5F3D">
        <w:rPr>
          <w:rFonts w:ascii="Times New Roman" w:hAnsi="Times New Roman" w:cs="Times New Roman" w:hint="eastAsia"/>
          <w:lang w:val="en-US"/>
        </w:rPr>
        <w:t>C</w:t>
      </w:r>
    </w:p>
    <w:p w:rsidR="00F27CF4" w:rsidRPr="007A7B6A" w:rsidRDefault="004C2BA2" w:rsidP="00B26474">
      <w:pPr>
        <w:jc w:val="center"/>
        <w:rPr>
          <w:rFonts w:ascii="Times New Roman" w:hAnsi="Times New Roman" w:cs="Times New Roman"/>
          <w:lang w:val="en-US"/>
        </w:rPr>
      </w:pPr>
      <w:r>
        <w:rPr>
          <w:rFonts w:ascii="Times New Roman" w:hAnsi="Times New Roman" w:cs="Times New Roman"/>
          <w:noProof/>
        </w:rPr>
        <w:drawing>
          <wp:inline distT="0" distB="0" distL="0" distR="0">
            <wp:extent cx="3616037" cy="2978727"/>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7" cstate="print"/>
                    <a:srcRect l="2269" r="6632"/>
                    <a:stretch>
                      <a:fillRect/>
                    </a:stretch>
                  </pic:blipFill>
                  <pic:spPr bwMode="auto">
                    <a:xfrm>
                      <a:off x="0" y="0"/>
                      <a:ext cx="3616037" cy="2978727"/>
                    </a:xfrm>
                    <a:prstGeom prst="rect">
                      <a:avLst/>
                    </a:prstGeom>
                    <a:noFill/>
                    <a:ln w="9525">
                      <a:noFill/>
                      <a:miter lim="800000"/>
                      <a:headEnd/>
                      <a:tailEnd/>
                    </a:ln>
                  </pic:spPr>
                </pic:pic>
              </a:graphicData>
            </a:graphic>
          </wp:inline>
        </w:drawing>
      </w:r>
    </w:p>
    <w:p w:rsidR="00F27CF4" w:rsidRDefault="005619AF" w:rsidP="00B615F5">
      <w:pPr>
        <w:ind w:left="708" w:firstLine="708"/>
        <w:rPr>
          <w:rFonts w:ascii="Times New Roman" w:hAnsi="Times New Roman" w:cs="Times New Roman"/>
          <w:lang w:val="en-US"/>
        </w:rPr>
      </w:pPr>
      <w:proofErr w:type="gramStart"/>
      <w:r>
        <w:rPr>
          <w:rFonts w:ascii="Times New Roman" w:hAnsi="Times New Roman" w:cs="Times New Roman" w:hint="eastAsia"/>
          <w:lang w:val="en-US"/>
        </w:rPr>
        <w:t>Fig.</w:t>
      </w:r>
      <w:proofErr w:type="gramEnd"/>
      <w:del w:id="533" w:author="jiangzhiy" w:date="2011-12-03T20:40:00Z">
        <w:r w:rsidDel="006C5C6B">
          <w:rPr>
            <w:rFonts w:ascii="Times New Roman" w:hAnsi="Times New Roman" w:cs="Times New Roman" w:hint="eastAsia"/>
            <w:lang w:val="en-US"/>
          </w:rPr>
          <w:delText>2</w:delText>
        </w:r>
        <w:r w:rsidR="00A239E4" w:rsidDel="006C5C6B">
          <w:rPr>
            <w:rFonts w:ascii="Times New Roman" w:hAnsi="Times New Roman" w:cs="Times New Roman"/>
            <w:lang w:val="en-US"/>
          </w:rPr>
          <w:delText>7</w:delText>
        </w:r>
        <w:r w:rsidDel="006C5C6B">
          <w:rPr>
            <w:rFonts w:ascii="Times New Roman" w:hAnsi="Times New Roman" w:cs="Times New Roman" w:hint="eastAsia"/>
            <w:lang w:val="en-US"/>
          </w:rPr>
          <w:delText xml:space="preserve"> </w:delText>
        </w:r>
      </w:del>
      <w:ins w:id="534" w:author="jiangzhiy" w:date="2011-12-03T20:40:00Z">
        <w:r w:rsidR="006C5C6B">
          <w:rPr>
            <w:rFonts w:ascii="Times New Roman" w:hAnsi="Times New Roman" w:cs="Times New Roman" w:hint="eastAsia"/>
            <w:lang w:val="en-US"/>
          </w:rPr>
          <w:t xml:space="preserve">28 </w:t>
        </w:r>
      </w:ins>
      <w:r w:rsidR="00F27CF4">
        <w:rPr>
          <w:rFonts w:ascii="Times New Roman" w:hAnsi="Times New Roman" w:cs="Times New Roman" w:hint="eastAsia"/>
          <w:lang w:val="en-US"/>
        </w:rPr>
        <w:t xml:space="preserve">Tower bottom </w:t>
      </w:r>
      <w:r w:rsidR="00F27CF4" w:rsidRPr="00F27CF4">
        <w:rPr>
          <w:rFonts w:ascii="Times New Roman" w:hAnsi="Times New Roman" w:cs="Times New Roman" w:hint="eastAsia"/>
          <w:lang w:val="en-US"/>
        </w:rPr>
        <w:t>shear force</w:t>
      </w:r>
      <w:r w:rsidR="00F27CF4">
        <w:rPr>
          <w:rFonts w:ascii="Times New Roman" w:hAnsi="Times New Roman" w:cs="Times New Roman" w:hint="eastAsia"/>
          <w:lang w:val="en-US"/>
        </w:rPr>
        <w:t xml:space="preserve"> </w:t>
      </w:r>
      <w:proofErr w:type="spellStart"/>
      <w:proofErr w:type="gramStart"/>
      <w:r w:rsidR="00F27CF4" w:rsidRPr="00F27CF4">
        <w:rPr>
          <w:rFonts w:ascii="Times New Roman" w:hAnsi="Times New Roman" w:cs="Times New Roman" w:hint="eastAsia"/>
          <w:lang w:val="en-US"/>
        </w:rPr>
        <w:t>F</w:t>
      </w:r>
      <w:r w:rsidR="004C2BA2">
        <w:rPr>
          <w:rFonts w:ascii="Times New Roman" w:hAnsi="Times New Roman" w:cs="Times New Roman"/>
          <w:lang w:val="en-US"/>
        </w:rPr>
        <w:t>x</w:t>
      </w:r>
      <w:proofErr w:type="spellEnd"/>
      <w:proofErr w:type="gramEnd"/>
      <w:r w:rsidR="00F27CF4">
        <w:rPr>
          <w:rFonts w:ascii="Times New Roman" w:hAnsi="Times New Roman" w:cs="Times New Roman" w:hint="eastAsia"/>
          <w:lang w:val="en-US"/>
        </w:rPr>
        <w:t xml:space="preserve"> </w:t>
      </w:r>
      <w:r w:rsidR="00F27CF4" w:rsidRPr="0054283C">
        <w:rPr>
          <w:rFonts w:ascii="Times New Roman" w:hAnsi="Times New Roman" w:cs="Times New Roman" w:hint="eastAsia"/>
          <w:lang w:val="en-US"/>
        </w:rPr>
        <w:t xml:space="preserve">spectrum, </w:t>
      </w:r>
      <w:r w:rsidR="00F27CF4" w:rsidRPr="00A352F1">
        <w:rPr>
          <w:rFonts w:ascii="Times New Roman" w:hAnsi="Times New Roman" w:cs="Times New Roman"/>
          <w:color w:val="000000"/>
        </w:rPr>
        <w:t>γ</w:t>
      </w:r>
      <w:r w:rsidR="00F27CF4" w:rsidRPr="004F5589">
        <w:rPr>
          <w:rFonts w:ascii="Times New Roman" w:hAnsi="Times New Roman" w:cs="Times New Roman"/>
          <w:color w:val="000000"/>
          <w:vertAlign w:val="subscript"/>
          <w:lang w:val="en-US"/>
        </w:rPr>
        <w:t>1</w:t>
      </w:r>
      <w:r w:rsidR="00F27CF4" w:rsidRPr="0054283C">
        <w:rPr>
          <w:rFonts w:ascii="Times New Roman" w:hAnsi="Times New Roman" w:cs="Times New Roman" w:hint="eastAsia"/>
          <w:color w:val="000000"/>
          <w:lang w:val="en-US"/>
        </w:rPr>
        <w:t>=</w:t>
      </w:r>
      <w:r w:rsidR="004C2BA2">
        <w:rPr>
          <w:rFonts w:ascii="Times New Roman" w:hAnsi="Times New Roman" w:cs="Times New Roman"/>
          <w:color w:val="000000"/>
          <w:lang w:val="en-US"/>
        </w:rPr>
        <w:t>3</w:t>
      </w:r>
      <w:r w:rsidR="00F27CF4" w:rsidRPr="0054283C">
        <w:rPr>
          <w:rFonts w:ascii="Times New Roman" w:hAnsi="Times New Roman" w:cs="Times New Roman" w:hint="eastAsia"/>
          <w:lang w:val="en-US"/>
        </w:rPr>
        <w:t xml:space="preserve">0 deg, </w:t>
      </w:r>
      <w:r w:rsidR="00F27CF4" w:rsidRPr="00A352F1">
        <w:rPr>
          <w:rFonts w:ascii="Times New Roman" w:hAnsi="Times New Roman" w:cs="Times New Roman"/>
          <w:color w:val="000000"/>
        </w:rPr>
        <w:t>γ</w:t>
      </w:r>
      <w:r w:rsidR="00F27CF4" w:rsidRPr="004F5589">
        <w:rPr>
          <w:rFonts w:ascii="Times New Roman" w:hAnsi="Times New Roman" w:cs="Times New Roman" w:hint="eastAsia"/>
          <w:color w:val="000000"/>
          <w:vertAlign w:val="subscript"/>
          <w:lang w:val="en-US"/>
        </w:rPr>
        <w:t>2</w:t>
      </w:r>
      <w:r w:rsidR="00F27CF4" w:rsidRPr="0054283C">
        <w:rPr>
          <w:rFonts w:ascii="Times New Roman" w:hAnsi="Times New Roman" w:cs="Times New Roman" w:hint="eastAsia"/>
          <w:color w:val="000000"/>
          <w:lang w:val="en-US"/>
        </w:rPr>
        <w:t>=</w:t>
      </w:r>
      <w:r w:rsidR="00F27CF4" w:rsidRPr="00F27CF4">
        <w:rPr>
          <w:rFonts w:ascii="Times New Roman" w:hAnsi="Times New Roman" w:cs="Times New Roman" w:hint="eastAsia"/>
          <w:color w:val="000000"/>
          <w:lang w:val="en-US"/>
        </w:rPr>
        <w:t>9</w:t>
      </w:r>
      <w:r w:rsidR="00F27CF4" w:rsidRPr="0054283C">
        <w:rPr>
          <w:rFonts w:ascii="Times New Roman" w:hAnsi="Times New Roman" w:cs="Times New Roman" w:hint="eastAsia"/>
          <w:lang w:val="en-US"/>
        </w:rPr>
        <w:t>0 deg,</w:t>
      </w:r>
      <w:r w:rsidR="00F27CF4" w:rsidRPr="00F27CF4">
        <w:rPr>
          <w:rFonts w:ascii="Times New Roman" w:hAnsi="Times New Roman" w:cs="Times New Roman" w:hint="eastAsia"/>
          <w:lang w:val="en-US"/>
        </w:rPr>
        <w:t xml:space="preserve"> </w:t>
      </w:r>
      <w:r w:rsidR="004F5589">
        <w:rPr>
          <w:rFonts w:ascii="Times New Roman" w:hAnsi="Times New Roman" w:cs="Times New Roman"/>
          <w:lang w:val="en-US"/>
        </w:rPr>
        <w:t>s</w:t>
      </w:r>
      <w:r w:rsidR="00F27CF4" w:rsidRPr="0054283C">
        <w:rPr>
          <w:rFonts w:ascii="Times New Roman" w:hAnsi="Times New Roman" w:cs="Times New Roman" w:hint="eastAsia"/>
          <w:lang w:val="en-US"/>
        </w:rPr>
        <w:t xml:space="preserve">ea </w:t>
      </w:r>
      <w:r w:rsidR="004F5589">
        <w:rPr>
          <w:rFonts w:ascii="Times New Roman" w:hAnsi="Times New Roman" w:cs="Times New Roman"/>
          <w:lang w:val="en-US"/>
        </w:rPr>
        <w:t>s</w:t>
      </w:r>
      <w:r w:rsidR="00F27CF4" w:rsidRPr="0054283C">
        <w:rPr>
          <w:rFonts w:ascii="Times New Roman" w:hAnsi="Times New Roman" w:cs="Times New Roman" w:hint="eastAsia"/>
          <w:lang w:val="en-US"/>
        </w:rPr>
        <w:t xml:space="preserve">tate </w:t>
      </w:r>
      <w:r w:rsidR="00AB5F3D">
        <w:rPr>
          <w:rFonts w:ascii="Times New Roman" w:hAnsi="Times New Roman" w:cs="Times New Roman"/>
          <w:lang w:val="en-US"/>
        </w:rPr>
        <w:t>C</w:t>
      </w:r>
    </w:p>
    <w:p w:rsidR="001F4297" w:rsidDel="00FC24C0" w:rsidRDefault="005E0A32" w:rsidP="00CA1E70">
      <w:pPr>
        <w:jc w:val="both"/>
        <w:rPr>
          <w:del w:id="535" w:author="jiangzhiy" w:date="2011-12-04T20:20:00Z"/>
          <w:rFonts w:ascii="Times New Roman" w:hAnsi="Times New Roman"/>
          <w:sz w:val="24"/>
          <w:szCs w:val="24"/>
          <w:lang w:val="en-US"/>
        </w:rPr>
      </w:pPr>
      <w:proofErr w:type="gramStart"/>
      <w:r w:rsidRPr="007A7B6A">
        <w:rPr>
          <w:rFonts w:ascii="Times New Roman" w:hAnsi="Times New Roman" w:hint="eastAsia"/>
          <w:sz w:val="24"/>
          <w:szCs w:val="24"/>
          <w:lang w:val="en-US"/>
        </w:rPr>
        <w:t>In Figs.</w:t>
      </w:r>
      <w:proofErr w:type="gramEnd"/>
      <w:del w:id="536" w:author="jiangzhiy" w:date="2011-12-04T20:16:00Z">
        <w:r w:rsidR="00797280" w:rsidDel="00FC24C0">
          <w:rPr>
            <w:rFonts w:ascii="Times New Roman" w:hAnsi="Times New Roman" w:hint="eastAsia"/>
            <w:sz w:val="24"/>
            <w:szCs w:val="24"/>
            <w:lang w:val="en-US"/>
          </w:rPr>
          <w:delText>2</w:delText>
        </w:r>
        <w:r w:rsidR="00CA1E70" w:rsidDel="00FC24C0">
          <w:rPr>
            <w:rFonts w:ascii="Times New Roman" w:hAnsi="Times New Roman"/>
            <w:sz w:val="24"/>
            <w:szCs w:val="24"/>
            <w:lang w:val="en-US"/>
          </w:rPr>
          <w:delText>4</w:delText>
        </w:r>
      </w:del>
      <w:ins w:id="537" w:author="jiangzhiy" w:date="2011-12-04T20:16:00Z">
        <w:r w:rsidR="00FC24C0">
          <w:rPr>
            <w:rFonts w:ascii="Times New Roman" w:hAnsi="Times New Roman" w:hint="eastAsia"/>
            <w:sz w:val="24"/>
            <w:szCs w:val="24"/>
            <w:lang w:val="en-US"/>
          </w:rPr>
          <w:t>25</w:t>
        </w:r>
      </w:ins>
      <w:r w:rsidR="00797280">
        <w:rPr>
          <w:rFonts w:ascii="Times New Roman" w:hAnsi="Times New Roman" w:hint="eastAsia"/>
          <w:sz w:val="24"/>
          <w:szCs w:val="24"/>
          <w:lang w:val="en-US"/>
        </w:rPr>
        <w:t>-</w:t>
      </w:r>
      <w:del w:id="538" w:author="jiangzhiy" w:date="2011-12-04T20:16:00Z">
        <w:r w:rsidR="00797280" w:rsidDel="00FC24C0">
          <w:rPr>
            <w:rFonts w:ascii="Times New Roman" w:hAnsi="Times New Roman" w:hint="eastAsia"/>
            <w:sz w:val="24"/>
            <w:szCs w:val="24"/>
            <w:lang w:val="en-US"/>
          </w:rPr>
          <w:delText>2</w:delText>
        </w:r>
        <w:r w:rsidR="00CA1E70" w:rsidDel="00FC24C0">
          <w:rPr>
            <w:rFonts w:ascii="Times New Roman" w:hAnsi="Times New Roman"/>
            <w:sz w:val="24"/>
            <w:szCs w:val="24"/>
            <w:lang w:val="en-US"/>
          </w:rPr>
          <w:delText>7</w:delText>
        </w:r>
        <w:r w:rsidRPr="007A7B6A" w:rsidDel="00FC24C0">
          <w:rPr>
            <w:rFonts w:ascii="Times New Roman" w:hAnsi="Times New Roman" w:hint="eastAsia"/>
            <w:sz w:val="24"/>
            <w:szCs w:val="24"/>
            <w:lang w:val="en-US"/>
          </w:rPr>
          <w:delText xml:space="preserve"> </w:delText>
        </w:r>
      </w:del>
      <w:ins w:id="539" w:author="jiangzhiy" w:date="2011-12-04T20:16:00Z">
        <w:r w:rsidR="00FC24C0">
          <w:rPr>
            <w:rFonts w:ascii="Times New Roman" w:hAnsi="Times New Roman" w:hint="eastAsia"/>
            <w:sz w:val="24"/>
            <w:szCs w:val="24"/>
            <w:lang w:val="en-US"/>
          </w:rPr>
          <w:t>28</w:t>
        </w:r>
        <w:r w:rsidR="00FC24C0" w:rsidRPr="007A7B6A">
          <w:rPr>
            <w:rFonts w:ascii="Times New Roman" w:hAnsi="Times New Roman" w:hint="eastAsia"/>
            <w:sz w:val="24"/>
            <w:szCs w:val="24"/>
            <w:lang w:val="en-US"/>
          </w:rPr>
          <w:t xml:space="preserve"> </w:t>
        </w:r>
      </w:ins>
      <w:r w:rsidRPr="007A7B6A">
        <w:rPr>
          <w:rFonts w:ascii="Times New Roman" w:hAnsi="Times New Roman" w:hint="eastAsia"/>
          <w:sz w:val="24"/>
          <w:szCs w:val="24"/>
          <w:lang w:val="en-US"/>
        </w:rPr>
        <w:t>the spectrum</w:t>
      </w:r>
      <w:r w:rsidR="00671206">
        <w:rPr>
          <w:rFonts w:ascii="Times New Roman" w:hAnsi="Times New Roman" w:hint="eastAsia"/>
          <w:sz w:val="24"/>
          <w:szCs w:val="24"/>
          <w:lang w:val="en-US"/>
        </w:rPr>
        <w:t>s</w:t>
      </w:r>
      <w:r w:rsidRPr="007A7B6A">
        <w:rPr>
          <w:rFonts w:ascii="Times New Roman" w:hAnsi="Times New Roman" w:hint="eastAsia"/>
          <w:sz w:val="24"/>
          <w:szCs w:val="24"/>
          <w:lang w:val="en-US"/>
        </w:rPr>
        <w:t xml:space="preserve"> of </w:t>
      </w:r>
      <w:r w:rsidR="007434AF">
        <w:rPr>
          <w:rFonts w:ascii="Times New Roman" w:hAnsi="Times New Roman"/>
          <w:sz w:val="24"/>
          <w:szCs w:val="24"/>
          <w:lang w:val="en-US"/>
        </w:rPr>
        <w:t xml:space="preserve">the dominating </w:t>
      </w:r>
      <w:r w:rsidRPr="007A7B6A">
        <w:rPr>
          <w:rFonts w:ascii="Times New Roman" w:hAnsi="Times New Roman" w:hint="eastAsia"/>
          <w:sz w:val="24"/>
          <w:szCs w:val="24"/>
          <w:lang w:val="en-US"/>
        </w:rPr>
        <w:t xml:space="preserve">tower bottom bending moment </w:t>
      </w:r>
      <w:r w:rsidR="007A7B6A" w:rsidRPr="007A7B6A">
        <w:rPr>
          <w:rFonts w:ascii="Times New Roman" w:hAnsi="Times New Roman" w:hint="eastAsia"/>
          <w:sz w:val="24"/>
          <w:szCs w:val="24"/>
          <w:lang w:val="en-US"/>
        </w:rPr>
        <w:t xml:space="preserve">and shear force </w:t>
      </w:r>
      <w:r w:rsidRPr="007A7B6A">
        <w:rPr>
          <w:rFonts w:ascii="Times New Roman" w:hAnsi="Times New Roman" w:hint="eastAsia"/>
          <w:sz w:val="24"/>
          <w:szCs w:val="24"/>
          <w:lang w:val="en-US"/>
        </w:rPr>
        <w:t>ha</w:t>
      </w:r>
      <w:r w:rsidR="00B26474">
        <w:rPr>
          <w:rFonts w:ascii="Times New Roman" w:hAnsi="Times New Roman" w:hint="eastAsia"/>
          <w:sz w:val="24"/>
          <w:szCs w:val="24"/>
          <w:lang w:val="en-US"/>
        </w:rPr>
        <w:t>ve</w:t>
      </w:r>
      <w:r w:rsidRPr="007A7B6A">
        <w:rPr>
          <w:rFonts w:ascii="Times New Roman" w:hAnsi="Times New Roman" w:hint="eastAsia"/>
          <w:sz w:val="24"/>
          <w:szCs w:val="24"/>
          <w:lang w:val="en-US"/>
        </w:rPr>
        <w:t xml:space="preserve"> been plotted. </w:t>
      </w:r>
      <w:r w:rsidR="00B26474">
        <w:rPr>
          <w:rFonts w:ascii="Times New Roman" w:hAnsi="Times New Roman" w:hint="eastAsia"/>
          <w:sz w:val="24"/>
          <w:szCs w:val="24"/>
          <w:lang w:val="en-US"/>
        </w:rPr>
        <w:t>The</w:t>
      </w:r>
      <w:r w:rsidR="00671206">
        <w:rPr>
          <w:rFonts w:ascii="Times New Roman" w:hAnsi="Times New Roman" w:hint="eastAsia"/>
          <w:sz w:val="24"/>
          <w:szCs w:val="24"/>
          <w:lang w:val="en-US"/>
        </w:rPr>
        <w:t>y</w:t>
      </w:r>
      <w:r w:rsidR="00B26474">
        <w:rPr>
          <w:rFonts w:ascii="Times New Roman" w:hAnsi="Times New Roman" w:hint="eastAsia"/>
          <w:sz w:val="24"/>
          <w:szCs w:val="24"/>
          <w:lang w:val="en-US"/>
        </w:rPr>
        <w:t xml:space="preserve"> are smoothed with the </w:t>
      </w:r>
      <w:proofErr w:type="spellStart"/>
      <w:r w:rsidR="00B26474">
        <w:rPr>
          <w:rFonts w:ascii="Times New Roman" w:hAnsi="Times New Roman" w:hint="eastAsia"/>
          <w:sz w:val="24"/>
          <w:szCs w:val="24"/>
          <w:lang w:val="en-US"/>
        </w:rPr>
        <w:t>Parzen</w:t>
      </w:r>
      <w:proofErr w:type="spellEnd"/>
      <w:r w:rsidR="00B26474">
        <w:rPr>
          <w:rFonts w:ascii="Times New Roman" w:hAnsi="Times New Roman" w:hint="eastAsia"/>
          <w:sz w:val="24"/>
          <w:szCs w:val="24"/>
          <w:lang w:val="en-US"/>
        </w:rPr>
        <w:t xml:space="preserve"> window</w:t>
      </w:r>
      <w:r w:rsidR="00196B71">
        <w:rPr>
          <w:rFonts w:ascii="Times New Roman" w:hAnsi="Times New Roman"/>
          <w:sz w:val="24"/>
          <w:szCs w:val="24"/>
          <w:lang w:val="en-US"/>
        </w:rPr>
        <w:fldChar w:fldCharType="begin"/>
      </w:r>
      <w:r w:rsidR="00241B6B">
        <w:rPr>
          <w:rFonts w:ascii="Times New Roman" w:hAnsi="Times New Roman"/>
          <w:sz w:val="24"/>
          <w:szCs w:val="24"/>
          <w:lang w:val="en-US"/>
        </w:rPr>
        <w:instrText xml:space="preserve"> ADDIN EN.CITE &lt;EndNote&gt;&lt;Cite&gt;&lt;Author&gt;Brodtkorb&lt;/Author&gt;&lt;Year&gt;2000&lt;/Year&gt;&lt;RecNum&gt;171&lt;/RecNum&gt;&lt;DisplayText&gt;[25]&lt;/DisplayText&gt;&lt;record&gt;&lt;rec-number&gt;171&lt;/rec-number&gt;&lt;foreign-keys&gt;&lt;key app="EN" db-id="tsx5rd0xkw5tswesdpwv0f2zfxwrdw09zrwe"&gt;171&lt;/key&gt;&lt;/foreign-keys&gt;&lt;ref-type name="Conference Proceedings"&gt;10&lt;/ref-type&gt;&lt;contributors&gt;&lt;authors&gt;&lt;author&gt;Brodtkorb, P.A.&lt;/author&gt;&lt;author&gt;Johannesson, P.&lt;/author&gt;&lt;author&gt;Lindgren, G.&lt;/author&gt;&lt;author&gt;Rychlik, I.&lt;/author&gt;&lt;author&gt;Rydén, J.&lt;/author&gt;&lt;author&gt;Sjö, E.&lt;/author&gt;&lt;/authors&gt;&lt;/contributors&gt;&lt;titles&gt;&lt;title&gt;WAFO—a Matlab toolbox for analysis of random waves and loads&lt;/title&gt;&lt;/titles&gt;&lt;volume&gt;3&lt;/volume&gt;&lt;dates&gt;&lt;year&gt;2000&lt;/year&gt;&lt;/dates&gt;&lt;urls&gt;&lt;/urls&gt;&lt;/record&gt;&lt;/Cite&gt;&lt;/EndNote&gt;</w:instrText>
      </w:r>
      <w:r w:rsidR="00196B71">
        <w:rPr>
          <w:rFonts w:ascii="Times New Roman" w:hAnsi="Times New Roman"/>
          <w:sz w:val="24"/>
          <w:szCs w:val="24"/>
          <w:lang w:val="en-US"/>
        </w:rPr>
        <w:fldChar w:fldCharType="separate"/>
      </w:r>
      <w:r w:rsidR="00241B6B">
        <w:rPr>
          <w:rFonts w:ascii="Times New Roman" w:hAnsi="Times New Roman"/>
          <w:noProof/>
          <w:sz w:val="24"/>
          <w:szCs w:val="24"/>
          <w:lang w:val="en-US"/>
        </w:rPr>
        <w:t>[</w:t>
      </w:r>
      <w:hyperlink w:anchor="_ENREF_25" w:tooltip="Brodtkorb, 2000 #171" w:history="1">
        <w:r w:rsidR="000A42DC">
          <w:rPr>
            <w:rFonts w:ascii="Times New Roman" w:hAnsi="Times New Roman"/>
            <w:noProof/>
            <w:sz w:val="24"/>
            <w:szCs w:val="24"/>
            <w:lang w:val="en-US"/>
          </w:rPr>
          <w:t>25</w:t>
        </w:r>
      </w:hyperlink>
      <w:r w:rsidR="00241B6B">
        <w:rPr>
          <w:rFonts w:ascii="Times New Roman" w:hAnsi="Times New Roman"/>
          <w:noProof/>
          <w:sz w:val="24"/>
          <w:szCs w:val="24"/>
          <w:lang w:val="en-US"/>
        </w:rPr>
        <w:t>]</w:t>
      </w:r>
      <w:r w:rsidR="00196B71">
        <w:rPr>
          <w:rFonts w:ascii="Times New Roman" w:hAnsi="Times New Roman"/>
          <w:sz w:val="24"/>
          <w:szCs w:val="24"/>
          <w:lang w:val="en-US"/>
        </w:rPr>
        <w:fldChar w:fldCharType="end"/>
      </w:r>
      <w:r w:rsidR="00B26474">
        <w:rPr>
          <w:rFonts w:ascii="Times New Roman" w:hAnsi="Times New Roman" w:hint="eastAsia"/>
          <w:sz w:val="24"/>
          <w:szCs w:val="24"/>
          <w:lang w:val="en-US"/>
        </w:rPr>
        <w:t xml:space="preserve">. </w:t>
      </w:r>
      <w:r w:rsidR="007A7B6A" w:rsidRPr="007A7B6A">
        <w:rPr>
          <w:rFonts w:ascii="Times New Roman" w:hAnsi="Times New Roman" w:hint="eastAsia"/>
          <w:sz w:val="24"/>
          <w:szCs w:val="24"/>
          <w:lang w:val="en-US"/>
        </w:rPr>
        <w:t xml:space="preserve">It is clear </w:t>
      </w:r>
      <w:r w:rsidR="00671206">
        <w:rPr>
          <w:rFonts w:ascii="Times New Roman" w:hAnsi="Times New Roman" w:hint="eastAsia"/>
          <w:sz w:val="24"/>
          <w:szCs w:val="24"/>
          <w:lang w:val="en-US"/>
        </w:rPr>
        <w:t xml:space="preserve">from the analysis of hydrodynamic load </w:t>
      </w:r>
      <w:r w:rsidR="007A7B6A" w:rsidRPr="007A7B6A">
        <w:rPr>
          <w:rFonts w:ascii="Times New Roman" w:hAnsi="Times New Roman" w:hint="eastAsia"/>
          <w:sz w:val="24"/>
          <w:szCs w:val="24"/>
          <w:lang w:val="en-US"/>
        </w:rPr>
        <w:t xml:space="preserve">that </w:t>
      </w:r>
      <w:r w:rsidR="007A7B6A">
        <w:rPr>
          <w:rFonts w:ascii="Times New Roman" w:hAnsi="Times New Roman" w:hint="eastAsia"/>
          <w:sz w:val="24"/>
          <w:szCs w:val="24"/>
          <w:lang w:val="en-US"/>
        </w:rPr>
        <w:t>the influence of fault types depends on the wave direction.</w:t>
      </w:r>
      <w:r w:rsidR="00E9786D">
        <w:rPr>
          <w:rFonts w:ascii="Times New Roman" w:hAnsi="Times New Roman" w:hint="eastAsia"/>
          <w:sz w:val="24"/>
          <w:szCs w:val="24"/>
          <w:lang w:val="en-US"/>
        </w:rPr>
        <w:t xml:space="preserve"> When wave misalignment </w:t>
      </w:r>
      <w:r w:rsidR="00E9786D" w:rsidRPr="00A352F1">
        <w:rPr>
          <w:rFonts w:ascii="Times New Roman" w:hAnsi="Times New Roman" w:cs="Times New Roman"/>
          <w:color w:val="000000"/>
        </w:rPr>
        <w:t>γ</w:t>
      </w:r>
      <w:r w:rsidR="00E9786D" w:rsidRPr="00671206">
        <w:rPr>
          <w:rFonts w:ascii="Times New Roman" w:hAnsi="Times New Roman" w:cs="Times New Roman" w:hint="eastAsia"/>
          <w:color w:val="000000"/>
          <w:vertAlign w:val="subscript"/>
          <w:lang w:val="en-US"/>
        </w:rPr>
        <w:t>2</w:t>
      </w:r>
      <w:r w:rsidR="00E9786D" w:rsidRPr="0054283C">
        <w:rPr>
          <w:rFonts w:ascii="Times New Roman" w:hAnsi="Times New Roman" w:cs="Times New Roman" w:hint="eastAsia"/>
          <w:color w:val="000000"/>
          <w:lang w:val="en-US"/>
        </w:rPr>
        <w:t>=</w:t>
      </w:r>
      <w:r w:rsidR="00E9786D" w:rsidRPr="0054283C">
        <w:rPr>
          <w:rFonts w:ascii="Times New Roman" w:hAnsi="Times New Roman" w:cs="Times New Roman" w:hint="eastAsia"/>
          <w:lang w:val="en-US"/>
        </w:rPr>
        <w:t>0 deg</w:t>
      </w:r>
      <w:r w:rsidR="007A7B6A">
        <w:rPr>
          <w:rFonts w:ascii="Times New Roman" w:hAnsi="Times New Roman" w:hint="eastAsia"/>
          <w:sz w:val="24"/>
          <w:szCs w:val="24"/>
          <w:lang w:val="en-US"/>
        </w:rPr>
        <w:t xml:space="preserve">, the </w:t>
      </w:r>
      <w:r w:rsidR="00DC6BAE">
        <w:rPr>
          <w:rFonts w:ascii="Times New Roman" w:hAnsi="Times New Roman"/>
          <w:sz w:val="24"/>
          <w:szCs w:val="24"/>
          <w:lang w:val="en-US"/>
        </w:rPr>
        <w:t>occurrence</w:t>
      </w:r>
      <w:r w:rsidR="00DC6BAE">
        <w:rPr>
          <w:rFonts w:ascii="Times New Roman" w:hAnsi="Times New Roman" w:hint="eastAsia"/>
          <w:sz w:val="24"/>
          <w:szCs w:val="24"/>
          <w:lang w:val="en-US"/>
        </w:rPr>
        <w:t xml:space="preserve"> of fault reduce the </w:t>
      </w:r>
      <w:r w:rsidR="00E9786D">
        <w:rPr>
          <w:rFonts w:ascii="Times New Roman" w:hAnsi="Times New Roman" w:hint="eastAsia"/>
          <w:sz w:val="24"/>
          <w:szCs w:val="24"/>
          <w:lang w:val="en-US"/>
        </w:rPr>
        <w:t xml:space="preserve">resonant </w:t>
      </w:r>
      <w:r w:rsidR="00DC6BAE">
        <w:rPr>
          <w:rFonts w:ascii="Times New Roman" w:hAnsi="Times New Roman" w:hint="eastAsia"/>
          <w:sz w:val="24"/>
          <w:szCs w:val="24"/>
          <w:lang w:val="en-US"/>
        </w:rPr>
        <w:t>response</w:t>
      </w:r>
      <w:r w:rsidR="00E9786D">
        <w:rPr>
          <w:rFonts w:ascii="Times New Roman" w:hAnsi="Times New Roman" w:hint="eastAsia"/>
          <w:sz w:val="24"/>
          <w:szCs w:val="24"/>
          <w:lang w:val="en-US"/>
        </w:rPr>
        <w:t xml:space="preserve"> near the </w:t>
      </w:r>
      <w:r w:rsidR="00671206">
        <w:rPr>
          <w:rFonts w:ascii="Times New Roman" w:hAnsi="Times New Roman" w:hint="eastAsia"/>
          <w:sz w:val="24"/>
          <w:szCs w:val="24"/>
          <w:lang w:val="en-US"/>
        </w:rPr>
        <w:t xml:space="preserve">first </w:t>
      </w:r>
      <w:r w:rsidR="00E9786D">
        <w:rPr>
          <w:rFonts w:ascii="Times New Roman" w:hAnsi="Times New Roman" w:hint="eastAsia"/>
          <w:sz w:val="24"/>
          <w:szCs w:val="24"/>
          <w:lang w:val="en-US"/>
        </w:rPr>
        <w:t>tower elastic mode</w:t>
      </w:r>
      <w:r w:rsidR="00DC6BAE">
        <w:rPr>
          <w:rFonts w:ascii="Times New Roman" w:hAnsi="Times New Roman" w:hint="eastAsia"/>
          <w:sz w:val="24"/>
          <w:szCs w:val="24"/>
          <w:lang w:val="en-US"/>
        </w:rPr>
        <w:t xml:space="preserve"> (Fig</w:t>
      </w:r>
      <w:r w:rsidR="003C1921">
        <w:rPr>
          <w:rFonts w:ascii="Times New Roman" w:hAnsi="Times New Roman" w:hint="eastAsia"/>
          <w:sz w:val="24"/>
          <w:szCs w:val="24"/>
          <w:lang w:val="en-US"/>
        </w:rPr>
        <w:t>s</w:t>
      </w:r>
      <w:r w:rsidR="00DC6BAE">
        <w:rPr>
          <w:rFonts w:ascii="Times New Roman" w:hAnsi="Times New Roman" w:hint="eastAsia"/>
          <w:sz w:val="24"/>
          <w:szCs w:val="24"/>
          <w:lang w:val="en-US"/>
        </w:rPr>
        <w:t>.</w:t>
      </w:r>
      <w:del w:id="540" w:author="jiangzhiy" w:date="2011-12-04T20:19:00Z">
        <w:r w:rsidR="00671206" w:rsidDel="00FC24C0">
          <w:rPr>
            <w:rFonts w:ascii="Times New Roman" w:hAnsi="Times New Roman" w:hint="eastAsia"/>
            <w:sz w:val="24"/>
            <w:szCs w:val="24"/>
            <w:lang w:val="en-US"/>
          </w:rPr>
          <w:delText>2</w:delText>
        </w:r>
        <w:r w:rsidR="00CA1E70" w:rsidDel="00FC24C0">
          <w:rPr>
            <w:rFonts w:ascii="Times New Roman" w:hAnsi="Times New Roman"/>
            <w:sz w:val="24"/>
            <w:szCs w:val="24"/>
            <w:lang w:val="en-US"/>
          </w:rPr>
          <w:delText>4</w:delText>
        </w:r>
      </w:del>
      <w:ins w:id="541" w:author="jiangzhiy" w:date="2011-12-04T20:19:00Z">
        <w:r w:rsidR="00FC24C0">
          <w:rPr>
            <w:rFonts w:ascii="Times New Roman" w:hAnsi="Times New Roman" w:hint="eastAsia"/>
            <w:sz w:val="24"/>
            <w:szCs w:val="24"/>
            <w:lang w:val="en-US"/>
          </w:rPr>
          <w:t>25</w:t>
        </w:r>
      </w:ins>
      <w:r w:rsidR="003C1921">
        <w:rPr>
          <w:rFonts w:ascii="Times New Roman" w:hAnsi="Times New Roman" w:hint="eastAsia"/>
          <w:sz w:val="24"/>
          <w:szCs w:val="24"/>
          <w:lang w:val="en-US"/>
        </w:rPr>
        <w:t>-</w:t>
      </w:r>
      <w:del w:id="542" w:author="jiangzhiy" w:date="2011-12-04T20:19:00Z">
        <w:r w:rsidR="003C1921" w:rsidDel="00FC24C0">
          <w:rPr>
            <w:rFonts w:ascii="Times New Roman" w:hAnsi="Times New Roman" w:hint="eastAsia"/>
            <w:sz w:val="24"/>
            <w:szCs w:val="24"/>
            <w:lang w:val="en-US"/>
          </w:rPr>
          <w:delText>2</w:delText>
        </w:r>
        <w:r w:rsidR="00CA1E70" w:rsidDel="00FC24C0">
          <w:rPr>
            <w:rFonts w:ascii="Times New Roman" w:hAnsi="Times New Roman"/>
            <w:sz w:val="24"/>
            <w:szCs w:val="24"/>
            <w:lang w:val="en-US"/>
          </w:rPr>
          <w:delText>5</w:delText>
        </w:r>
      </w:del>
      <w:ins w:id="543" w:author="jiangzhiy" w:date="2011-12-04T20:19:00Z">
        <w:r w:rsidR="00FC24C0">
          <w:rPr>
            <w:rFonts w:ascii="Times New Roman" w:hAnsi="Times New Roman" w:hint="eastAsia"/>
            <w:sz w:val="24"/>
            <w:szCs w:val="24"/>
            <w:lang w:val="en-US"/>
          </w:rPr>
          <w:t>26</w:t>
        </w:r>
      </w:ins>
      <w:r w:rsidR="00DC6BAE">
        <w:rPr>
          <w:rFonts w:ascii="Times New Roman" w:hAnsi="Times New Roman" w:hint="eastAsia"/>
          <w:sz w:val="24"/>
          <w:szCs w:val="24"/>
          <w:lang w:val="en-US"/>
        </w:rPr>
        <w:t>)</w:t>
      </w:r>
      <w:r w:rsidR="007A7B6A">
        <w:rPr>
          <w:rFonts w:ascii="Times New Roman" w:hAnsi="Times New Roman" w:hint="eastAsia"/>
          <w:sz w:val="24"/>
          <w:szCs w:val="24"/>
          <w:lang w:val="en-US"/>
        </w:rPr>
        <w:t>.</w:t>
      </w:r>
      <w:r w:rsidR="00E9786D">
        <w:rPr>
          <w:rFonts w:ascii="Times New Roman" w:hAnsi="Times New Roman" w:hint="eastAsia"/>
          <w:sz w:val="24"/>
          <w:szCs w:val="24"/>
          <w:lang w:val="en-US"/>
        </w:rPr>
        <w:t xml:space="preserve">  </w:t>
      </w:r>
      <w:r w:rsidR="002E106F">
        <w:rPr>
          <w:rFonts w:ascii="Times New Roman" w:hAnsi="Times New Roman" w:hint="eastAsia"/>
          <w:sz w:val="24"/>
          <w:szCs w:val="24"/>
          <w:lang w:val="en-US"/>
        </w:rPr>
        <w:t xml:space="preserve">However, when wave misalignment increases, the </w:t>
      </w:r>
      <w:r w:rsidR="007434AF">
        <w:rPr>
          <w:rFonts w:ascii="Times New Roman" w:hAnsi="Times New Roman"/>
          <w:sz w:val="24"/>
          <w:szCs w:val="24"/>
          <w:lang w:val="en-US"/>
        </w:rPr>
        <w:t xml:space="preserve">occurrence of fault </w:t>
      </w:r>
      <w:ins w:id="544" w:author="jiangzhiy" w:date="2011-12-04T20:24:00Z">
        <w:r w:rsidR="000E4D1E">
          <w:rPr>
            <w:rFonts w:ascii="Times New Roman" w:hAnsi="Times New Roman" w:hint="eastAsia"/>
            <w:sz w:val="24"/>
            <w:szCs w:val="24"/>
            <w:lang w:val="en-US"/>
          </w:rPr>
          <w:t xml:space="preserve">may </w:t>
        </w:r>
      </w:ins>
      <w:r w:rsidR="007434AF">
        <w:rPr>
          <w:rFonts w:ascii="Times New Roman" w:hAnsi="Times New Roman"/>
          <w:sz w:val="24"/>
          <w:szCs w:val="24"/>
          <w:lang w:val="en-US"/>
        </w:rPr>
        <w:t>enhance</w:t>
      </w:r>
      <w:del w:id="545" w:author="jiangzhiy" w:date="2011-12-04T20:24:00Z">
        <w:r w:rsidR="007434AF" w:rsidDel="000E4D1E">
          <w:rPr>
            <w:rFonts w:ascii="Times New Roman" w:hAnsi="Times New Roman"/>
            <w:sz w:val="24"/>
            <w:szCs w:val="24"/>
            <w:lang w:val="en-US"/>
          </w:rPr>
          <w:delText>s</w:delText>
        </w:r>
      </w:del>
      <w:r w:rsidR="007434AF">
        <w:rPr>
          <w:rFonts w:ascii="Times New Roman" w:hAnsi="Times New Roman"/>
          <w:sz w:val="24"/>
          <w:szCs w:val="24"/>
          <w:lang w:val="en-US"/>
        </w:rPr>
        <w:t xml:space="preserve"> </w:t>
      </w:r>
      <w:r w:rsidR="003A0655">
        <w:rPr>
          <w:rFonts w:ascii="Times New Roman" w:hAnsi="Times New Roman"/>
          <w:sz w:val="24"/>
          <w:szCs w:val="24"/>
          <w:lang w:val="en-US"/>
        </w:rPr>
        <w:t>the resonant response</w:t>
      </w:r>
      <w:ins w:id="546" w:author="jiangzhiy" w:date="2011-12-04T20:19:00Z">
        <w:r w:rsidR="00FC24C0">
          <w:rPr>
            <w:rFonts w:ascii="Times New Roman" w:hAnsi="Times New Roman" w:hint="eastAsia"/>
            <w:sz w:val="24"/>
            <w:szCs w:val="24"/>
            <w:lang w:val="en-US"/>
          </w:rPr>
          <w:t xml:space="preserve"> </w:t>
        </w:r>
      </w:ins>
      <w:r w:rsidR="004F5589">
        <w:rPr>
          <w:rFonts w:ascii="Times New Roman" w:hAnsi="Times New Roman" w:hint="eastAsia"/>
          <w:sz w:val="24"/>
          <w:szCs w:val="24"/>
          <w:lang w:val="en-US"/>
        </w:rPr>
        <w:t>(Figs.</w:t>
      </w:r>
      <w:del w:id="547" w:author="jiangzhiy" w:date="2011-12-04T20:19:00Z">
        <w:r w:rsidR="004F5589" w:rsidDel="00FC24C0">
          <w:rPr>
            <w:rFonts w:ascii="Times New Roman" w:hAnsi="Times New Roman" w:hint="eastAsia"/>
            <w:sz w:val="24"/>
            <w:szCs w:val="24"/>
            <w:lang w:val="en-US"/>
          </w:rPr>
          <w:delText>2</w:delText>
        </w:r>
        <w:r w:rsidR="004F5589" w:rsidDel="00FC24C0">
          <w:rPr>
            <w:rFonts w:ascii="Times New Roman" w:hAnsi="Times New Roman"/>
            <w:sz w:val="24"/>
            <w:szCs w:val="24"/>
            <w:lang w:val="en-US"/>
          </w:rPr>
          <w:delText>6</w:delText>
        </w:r>
      </w:del>
      <w:ins w:id="548" w:author="jiangzhiy" w:date="2011-12-04T20:19:00Z">
        <w:r w:rsidR="00FC24C0">
          <w:rPr>
            <w:rFonts w:ascii="Times New Roman" w:hAnsi="Times New Roman" w:hint="eastAsia"/>
            <w:sz w:val="24"/>
            <w:szCs w:val="24"/>
            <w:lang w:val="en-US"/>
          </w:rPr>
          <w:t>27</w:t>
        </w:r>
      </w:ins>
      <w:r w:rsidR="004F5589">
        <w:rPr>
          <w:rFonts w:ascii="Times New Roman" w:hAnsi="Times New Roman" w:hint="eastAsia"/>
          <w:sz w:val="24"/>
          <w:szCs w:val="24"/>
          <w:lang w:val="en-US"/>
        </w:rPr>
        <w:t>-</w:t>
      </w:r>
      <w:del w:id="549" w:author="jiangzhiy" w:date="2011-12-04T20:19:00Z">
        <w:r w:rsidR="004F5589" w:rsidDel="00FC24C0">
          <w:rPr>
            <w:rFonts w:ascii="Times New Roman" w:hAnsi="Times New Roman" w:hint="eastAsia"/>
            <w:sz w:val="24"/>
            <w:szCs w:val="24"/>
            <w:lang w:val="en-US"/>
          </w:rPr>
          <w:delText>2</w:delText>
        </w:r>
        <w:r w:rsidR="004F5589" w:rsidDel="00FC24C0">
          <w:rPr>
            <w:rFonts w:ascii="Times New Roman" w:hAnsi="Times New Roman"/>
            <w:sz w:val="24"/>
            <w:szCs w:val="24"/>
            <w:lang w:val="en-US"/>
          </w:rPr>
          <w:delText>7</w:delText>
        </w:r>
      </w:del>
      <w:ins w:id="550" w:author="jiangzhiy" w:date="2011-12-04T20:19:00Z">
        <w:r w:rsidR="00FC24C0">
          <w:rPr>
            <w:rFonts w:ascii="Times New Roman" w:hAnsi="Times New Roman" w:hint="eastAsia"/>
            <w:sz w:val="24"/>
            <w:szCs w:val="24"/>
            <w:lang w:val="en-US"/>
          </w:rPr>
          <w:t>28</w:t>
        </w:r>
      </w:ins>
      <w:r w:rsidR="004F5589">
        <w:rPr>
          <w:rFonts w:ascii="Times New Roman" w:hAnsi="Times New Roman" w:hint="eastAsia"/>
          <w:sz w:val="24"/>
          <w:szCs w:val="24"/>
          <w:lang w:val="en-US"/>
        </w:rPr>
        <w:t>)</w:t>
      </w:r>
      <w:r w:rsidR="003A0655">
        <w:rPr>
          <w:rFonts w:ascii="Times New Roman" w:hAnsi="Times New Roman"/>
          <w:sz w:val="24"/>
          <w:szCs w:val="24"/>
          <w:lang w:val="en-US"/>
        </w:rPr>
        <w:t xml:space="preserve">. </w:t>
      </w:r>
      <w:r w:rsidR="004F5589">
        <w:rPr>
          <w:rFonts w:ascii="Times New Roman" w:hAnsi="Times New Roman"/>
          <w:sz w:val="24"/>
          <w:szCs w:val="24"/>
          <w:lang w:val="en-US"/>
        </w:rPr>
        <w:t>The</w:t>
      </w:r>
      <w:r w:rsidR="00CA1E70">
        <w:rPr>
          <w:rFonts w:ascii="Times New Roman" w:hAnsi="Times New Roman"/>
          <w:sz w:val="24"/>
          <w:szCs w:val="24"/>
          <w:lang w:val="en-US"/>
        </w:rPr>
        <w:t xml:space="preserve"> structural resonant </w:t>
      </w:r>
      <w:r w:rsidR="00CA1E70">
        <w:rPr>
          <w:rFonts w:ascii="Times New Roman" w:hAnsi="Times New Roman"/>
          <w:sz w:val="24"/>
          <w:szCs w:val="24"/>
          <w:lang w:val="en-US"/>
        </w:rPr>
        <w:lastRenderedPageBreak/>
        <w:t>response</w:t>
      </w:r>
      <w:r w:rsidR="004F5589">
        <w:rPr>
          <w:rFonts w:ascii="Times New Roman" w:hAnsi="Times New Roman"/>
          <w:sz w:val="24"/>
          <w:szCs w:val="24"/>
          <w:lang w:val="en-US"/>
        </w:rPr>
        <w:t>s</w:t>
      </w:r>
      <w:r w:rsidR="003A0655">
        <w:rPr>
          <w:rFonts w:ascii="Times New Roman" w:hAnsi="Times New Roman" w:hint="eastAsia"/>
          <w:sz w:val="24"/>
          <w:szCs w:val="24"/>
          <w:lang w:val="en-US"/>
        </w:rPr>
        <w:t xml:space="preserve"> </w:t>
      </w:r>
      <w:del w:id="551" w:author="jiangzhiy" w:date="2011-12-04T20:25:00Z">
        <w:r w:rsidR="003A0655" w:rsidDel="000E4D1E">
          <w:rPr>
            <w:rFonts w:ascii="Times New Roman" w:hAnsi="Times New Roman" w:hint="eastAsia"/>
            <w:sz w:val="24"/>
            <w:szCs w:val="24"/>
            <w:lang w:val="en-US"/>
          </w:rPr>
          <w:delText>may be</w:delText>
        </w:r>
      </w:del>
      <w:ins w:id="552" w:author="jiangzhiy" w:date="2011-12-04T20:25:00Z">
        <w:r w:rsidR="000E4D1E">
          <w:rPr>
            <w:rFonts w:ascii="Times New Roman" w:hAnsi="Times New Roman" w:hint="eastAsia"/>
            <w:sz w:val="24"/>
            <w:szCs w:val="24"/>
            <w:lang w:val="en-US"/>
          </w:rPr>
          <w:t>are</w:t>
        </w:r>
      </w:ins>
      <w:del w:id="553" w:author="jiangzhiy" w:date="2011-12-04T20:20:00Z">
        <w:r w:rsidR="003A0655" w:rsidDel="00FC24C0">
          <w:rPr>
            <w:rFonts w:ascii="Times New Roman" w:hAnsi="Times New Roman" w:hint="eastAsia"/>
            <w:sz w:val="24"/>
            <w:szCs w:val="24"/>
            <w:lang w:val="en-US"/>
          </w:rPr>
          <w:delText xml:space="preserve"> </w:delText>
        </w:r>
        <w:r w:rsidR="00CA1E70" w:rsidDel="00FC24C0">
          <w:rPr>
            <w:rFonts w:ascii="Times New Roman" w:hAnsi="Times New Roman"/>
            <w:sz w:val="24"/>
            <w:szCs w:val="24"/>
            <w:lang w:val="en-US"/>
          </w:rPr>
          <w:delText>especially</w:delText>
        </w:r>
      </w:del>
      <w:r w:rsidR="00CA1E70">
        <w:rPr>
          <w:rFonts w:ascii="Times New Roman" w:hAnsi="Times New Roman"/>
          <w:sz w:val="24"/>
          <w:szCs w:val="24"/>
          <w:lang w:val="en-US"/>
        </w:rPr>
        <w:t xml:space="preserve"> </w:t>
      </w:r>
      <w:r w:rsidR="003A0655">
        <w:rPr>
          <w:rFonts w:ascii="Times New Roman" w:hAnsi="Times New Roman" w:hint="eastAsia"/>
          <w:sz w:val="24"/>
          <w:szCs w:val="24"/>
          <w:lang w:val="en-US"/>
        </w:rPr>
        <w:t xml:space="preserve">due to the hydrodynamic excitation at lower part of the spar </w:t>
      </w:r>
      <w:r w:rsidR="00CA1E70">
        <w:rPr>
          <w:rFonts w:ascii="Times New Roman" w:hAnsi="Times New Roman"/>
          <w:sz w:val="24"/>
          <w:szCs w:val="24"/>
          <w:lang w:val="en-US"/>
        </w:rPr>
        <w:t>column</w:t>
      </w:r>
      <w:ins w:id="554" w:author="jiangzhiy" w:date="2011-12-04T20:20:00Z">
        <w:r w:rsidR="00FC24C0">
          <w:rPr>
            <w:rFonts w:ascii="Times New Roman" w:hAnsi="Times New Roman" w:hint="eastAsia"/>
            <w:sz w:val="24"/>
            <w:szCs w:val="24"/>
            <w:lang w:val="en-US"/>
          </w:rPr>
          <w:t xml:space="preserve"> (Fig</w:t>
        </w:r>
      </w:ins>
      <w:ins w:id="555" w:author="jiangzhiy" w:date="2011-12-04T21:36:00Z">
        <w:r w:rsidR="00AF320E">
          <w:rPr>
            <w:rFonts w:ascii="Times New Roman" w:hAnsi="Times New Roman" w:hint="eastAsia"/>
            <w:sz w:val="24"/>
            <w:szCs w:val="24"/>
            <w:lang w:val="en-US"/>
          </w:rPr>
          <w:t>s</w:t>
        </w:r>
      </w:ins>
      <w:ins w:id="556" w:author="jiangzhiy" w:date="2011-12-04T20:20:00Z">
        <w:r w:rsidR="00FC24C0">
          <w:rPr>
            <w:rFonts w:ascii="Times New Roman" w:hAnsi="Times New Roman" w:hint="eastAsia"/>
            <w:sz w:val="24"/>
            <w:szCs w:val="24"/>
            <w:lang w:val="en-US"/>
          </w:rPr>
          <w:t>.11-12)</w:t>
        </w:r>
      </w:ins>
      <w:r w:rsidR="003A0655">
        <w:rPr>
          <w:rFonts w:ascii="Times New Roman" w:hAnsi="Times New Roman" w:hint="eastAsia"/>
          <w:sz w:val="24"/>
          <w:szCs w:val="24"/>
          <w:lang w:val="en-US"/>
        </w:rPr>
        <w:t>.</w:t>
      </w:r>
    </w:p>
    <w:p w:rsidR="001F4297" w:rsidRDefault="001F4297" w:rsidP="00FC24C0">
      <w:pPr>
        <w:jc w:val="both"/>
        <w:rPr>
          <w:rFonts w:ascii="Times New Roman" w:hAnsi="Times New Roman"/>
          <w:sz w:val="24"/>
          <w:szCs w:val="24"/>
          <w:lang w:val="en-US"/>
        </w:rPr>
        <w:pPrChange w:id="557" w:author="jiangzhiy" w:date="2011-12-04T20:20:00Z">
          <w:pPr>
            <w:autoSpaceDE w:val="0"/>
            <w:autoSpaceDN w:val="0"/>
            <w:adjustRightInd w:val="0"/>
            <w:spacing w:after="0" w:line="240" w:lineRule="auto"/>
            <w:jc w:val="center"/>
          </w:pPr>
        </w:pPrChange>
      </w:pPr>
    </w:p>
    <w:p w:rsidR="005619AF" w:rsidRDefault="009F1E30" w:rsidP="005619AF">
      <w:pPr>
        <w:autoSpaceDE w:val="0"/>
        <w:autoSpaceDN w:val="0"/>
        <w:adjustRightInd w:val="0"/>
        <w:spacing w:after="0" w:line="240" w:lineRule="auto"/>
        <w:jc w:val="center"/>
        <w:rPr>
          <w:rFonts w:ascii="Times New Roman" w:hAnsi="Times New Roman"/>
          <w:sz w:val="24"/>
          <w:szCs w:val="24"/>
          <w:lang w:val="en-US"/>
        </w:rPr>
      </w:pPr>
      <w:r w:rsidRPr="009F1E30">
        <w:rPr>
          <w:rFonts w:ascii="Times New Roman" w:hAnsi="Times New Roman"/>
          <w:noProof/>
          <w:sz w:val="24"/>
          <w:szCs w:val="24"/>
        </w:rPr>
        <w:drawing>
          <wp:inline distT="0" distB="0" distL="0" distR="0">
            <wp:extent cx="3470564" cy="2798618"/>
            <wp:effectExtent l="0" t="0" r="0" b="0"/>
            <wp:docPr id="1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srcRect l="3246" t="4492" r="7891"/>
                    <a:stretch>
                      <a:fillRect/>
                    </a:stretch>
                  </pic:blipFill>
                  <pic:spPr bwMode="auto">
                    <a:xfrm>
                      <a:off x="0" y="0"/>
                      <a:ext cx="3470564" cy="2798618"/>
                    </a:xfrm>
                    <a:prstGeom prst="rect">
                      <a:avLst/>
                    </a:prstGeom>
                    <a:noFill/>
                    <a:ln w="9525">
                      <a:noFill/>
                      <a:miter lim="800000"/>
                      <a:headEnd/>
                      <a:tailEnd/>
                    </a:ln>
                  </pic:spPr>
                </pic:pic>
              </a:graphicData>
            </a:graphic>
          </wp:inline>
        </w:drawing>
      </w:r>
    </w:p>
    <w:p w:rsidR="004F173F" w:rsidRPr="005619AF" w:rsidRDefault="005619AF" w:rsidP="005619AF">
      <w:pPr>
        <w:autoSpaceDE w:val="0"/>
        <w:autoSpaceDN w:val="0"/>
        <w:adjustRightInd w:val="0"/>
        <w:spacing w:after="0" w:line="240" w:lineRule="auto"/>
        <w:jc w:val="center"/>
        <w:rPr>
          <w:rFonts w:ascii="Times New Roman" w:hAnsi="Times New Roman"/>
          <w:sz w:val="24"/>
          <w:szCs w:val="24"/>
          <w:lang w:val="en-US"/>
        </w:rPr>
      </w:pPr>
      <w:proofErr w:type="gramStart"/>
      <w:r>
        <w:rPr>
          <w:rFonts w:ascii="Times New Roman" w:hAnsi="Times New Roman" w:cs="Times New Roman" w:hint="eastAsia"/>
          <w:lang w:val="en-US"/>
        </w:rPr>
        <w:t>Fig.</w:t>
      </w:r>
      <w:proofErr w:type="gramEnd"/>
      <w:del w:id="558" w:author="jiangzhiy" w:date="2011-12-03T20:40:00Z">
        <w:r w:rsidDel="006C5C6B">
          <w:rPr>
            <w:rFonts w:ascii="Times New Roman" w:hAnsi="Times New Roman" w:cs="Times New Roman" w:hint="eastAsia"/>
            <w:lang w:val="en-US"/>
          </w:rPr>
          <w:delText>2</w:delText>
        </w:r>
        <w:r w:rsidR="00A239E4" w:rsidDel="006C5C6B">
          <w:rPr>
            <w:rFonts w:ascii="Times New Roman" w:hAnsi="Times New Roman" w:cs="Times New Roman"/>
            <w:lang w:val="en-US"/>
          </w:rPr>
          <w:delText>8</w:delText>
        </w:r>
        <w:r w:rsidDel="006C5C6B">
          <w:rPr>
            <w:rFonts w:ascii="Times New Roman" w:hAnsi="Times New Roman" w:cs="Times New Roman" w:hint="eastAsia"/>
            <w:lang w:val="en-US"/>
          </w:rPr>
          <w:delText xml:space="preserve"> </w:delText>
        </w:r>
      </w:del>
      <w:ins w:id="559" w:author="jiangzhiy" w:date="2011-12-03T20:40:00Z">
        <w:r w:rsidR="006C5C6B">
          <w:rPr>
            <w:rFonts w:ascii="Times New Roman" w:hAnsi="Times New Roman" w:cs="Times New Roman" w:hint="eastAsia"/>
            <w:lang w:val="en-US"/>
          </w:rPr>
          <w:t xml:space="preserve">29 </w:t>
        </w:r>
      </w:ins>
      <w:r w:rsidR="004F173F" w:rsidRPr="005619AF">
        <w:rPr>
          <w:rFonts w:ascii="Times New Roman" w:hAnsi="Times New Roman" w:cs="Times New Roman" w:hint="eastAsia"/>
          <w:lang w:val="en-US"/>
        </w:rPr>
        <w:t>Extreme values of structural response of fault type 1 normalized by the 1-y</w:t>
      </w:r>
      <w:r>
        <w:rPr>
          <w:rFonts w:ascii="Times New Roman" w:hAnsi="Times New Roman" w:cs="Times New Roman" w:hint="eastAsia"/>
          <w:lang w:val="en-US"/>
        </w:rPr>
        <w:t>ea</w:t>
      </w:r>
      <w:r w:rsidR="004F173F" w:rsidRPr="005619AF">
        <w:rPr>
          <w:rFonts w:ascii="Times New Roman" w:hAnsi="Times New Roman" w:cs="Times New Roman" w:hint="eastAsia"/>
          <w:lang w:val="en-US"/>
        </w:rPr>
        <w:t>r response of fault type 0</w:t>
      </w:r>
    </w:p>
    <w:p w:rsidR="00D8191A" w:rsidRDefault="009F1E30" w:rsidP="00D8191A">
      <w:pPr>
        <w:autoSpaceDE w:val="0"/>
        <w:autoSpaceDN w:val="0"/>
        <w:adjustRightInd w:val="0"/>
        <w:spacing w:after="0" w:line="240" w:lineRule="auto"/>
        <w:jc w:val="center"/>
        <w:rPr>
          <w:rFonts w:ascii="Times New Roman" w:hAnsi="Times New Roman"/>
          <w:sz w:val="24"/>
          <w:szCs w:val="24"/>
          <w:lang w:val="en-US"/>
        </w:rPr>
      </w:pPr>
      <w:r w:rsidRPr="009F1E30">
        <w:rPr>
          <w:rFonts w:ascii="Times New Roman" w:hAnsi="Times New Roman"/>
          <w:noProof/>
          <w:sz w:val="24"/>
          <w:szCs w:val="24"/>
        </w:rPr>
        <w:drawing>
          <wp:inline distT="0" distB="0" distL="0" distR="0">
            <wp:extent cx="3761509" cy="2978727"/>
            <wp:effectExtent l="0" t="0" r="0" b="0"/>
            <wp:docPr id="1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srcRect l="2631" t="5702" r="8060"/>
                    <a:stretch>
                      <a:fillRect/>
                    </a:stretch>
                  </pic:blipFill>
                  <pic:spPr bwMode="auto">
                    <a:xfrm>
                      <a:off x="0" y="0"/>
                      <a:ext cx="3761509" cy="2978727"/>
                    </a:xfrm>
                    <a:prstGeom prst="rect">
                      <a:avLst/>
                    </a:prstGeom>
                    <a:noFill/>
                    <a:ln w="9525">
                      <a:noFill/>
                      <a:miter lim="800000"/>
                      <a:headEnd/>
                      <a:tailEnd/>
                    </a:ln>
                  </pic:spPr>
                </pic:pic>
              </a:graphicData>
            </a:graphic>
          </wp:inline>
        </w:drawing>
      </w:r>
    </w:p>
    <w:p w:rsidR="004F173F" w:rsidRPr="005619AF" w:rsidRDefault="005619AF" w:rsidP="005619AF">
      <w:pPr>
        <w:autoSpaceDE w:val="0"/>
        <w:autoSpaceDN w:val="0"/>
        <w:adjustRightInd w:val="0"/>
        <w:spacing w:after="0" w:line="240" w:lineRule="auto"/>
        <w:jc w:val="center"/>
        <w:rPr>
          <w:rFonts w:ascii="Times New Roman" w:hAnsi="Times New Roman" w:cs="Times New Roman"/>
          <w:lang w:val="en-US"/>
        </w:rPr>
      </w:pPr>
      <w:proofErr w:type="gramStart"/>
      <w:r>
        <w:rPr>
          <w:rFonts w:ascii="Times New Roman" w:hAnsi="Times New Roman" w:cs="Times New Roman" w:hint="eastAsia"/>
          <w:lang w:val="en-US"/>
        </w:rPr>
        <w:t>Fig.</w:t>
      </w:r>
      <w:proofErr w:type="gramEnd"/>
      <w:del w:id="560" w:author="jiangzhiy" w:date="2011-12-03T20:41:00Z">
        <w:r w:rsidDel="006C5C6B">
          <w:rPr>
            <w:rFonts w:ascii="Times New Roman" w:hAnsi="Times New Roman" w:cs="Times New Roman" w:hint="eastAsia"/>
            <w:lang w:val="en-US"/>
          </w:rPr>
          <w:delText>2</w:delText>
        </w:r>
        <w:r w:rsidR="00A239E4" w:rsidDel="006C5C6B">
          <w:rPr>
            <w:rFonts w:ascii="Times New Roman" w:hAnsi="Times New Roman" w:cs="Times New Roman"/>
            <w:lang w:val="en-US"/>
          </w:rPr>
          <w:delText>9</w:delText>
        </w:r>
        <w:r w:rsidDel="006C5C6B">
          <w:rPr>
            <w:rFonts w:ascii="Times New Roman" w:hAnsi="Times New Roman" w:cs="Times New Roman" w:hint="eastAsia"/>
            <w:lang w:val="en-US"/>
          </w:rPr>
          <w:delText xml:space="preserve"> </w:delText>
        </w:r>
      </w:del>
      <w:ins w:id="561" w:author="jiangzhiy" w:date="2011-12-03T20:41:00Z">
        <w:r w:rsidR="006C5C6B">
          <w:rPr>
            <w:rFonts w:ascii="Times New Roman" w:hAnsi="Times New Roman" w:cs="Times New Roman" w:hint="eastAsia"/>
            <w:lang w:val="en-US"/>
          </w:rPr>
          <w:t xml:space="preserve">30 </w:t>
        </w:r>
      </w:ins>
      <w:r w:rsidR="004F173F" w:rsidRPr="005619AF">
        <w:rPr>
          <w:rFonts w:ascii="Times New Roman" w:hAnsi="Times New Roman" w:cs="Times New Roman" w:hint="eastAsia"/>
          <w:lang w:val="en-US"/>
        </w:rPr>
        <w:t>Extreme values of structural response of fault type 1 normalized by the 50-yr response of fault type 0</w:t>
      </w:r>
    </w:p>
    <w:p w:rsidR="00956BC0" w:rsidRDefault="009F1E30" w:rsidP="004F173F">
      <w:pPr>
        <w:jc w:val="center"/>
        <w:rPr>
          <w:rFonts w:ascii="Times New Roman" w:hAnsi="Times New Roman"/>
          <w:sz w:val="24"/>
          <w:szCs w:val="24"/>
          <w:lang w:val="en-US"/>
        </w:rPr>
      </w:pPr>
      <w:r w:rsidRPr="009F1E30">
        <w:rPr>
          <w:rFonts w:ascii="Times New Roman" w:hAnsi="Times New Roman"/>
          <w:noProof/>
          <w:sz w:val="24"/>
          <w:szCs w:val="24"/>
        </w:rPr>
        <w:lastRenderedPageBreak/>
        <w:drawing>
          <wp:inline distT="0" distB="0" distL="0" distR="0">
            <wp:extent cx="3545493" cy="2805546"/>
            <wp:effectExtent l="0" t="0" r="0" b="0"/>
            <wp:docPr id="1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cstate="print"/>
                    <a:srcRect l="2286" t="5097" r="7711"/>
                    <a:stretch>
                      <a:fillRect/>
                    </a:stretch>
                  </pic:blipFill>
                  <pic:spPr bwMode="auto">
                    <a:xfrm>
                      <a:off x="0" y="0"/>
                      <a:ext cx="3545493" cy="2805546"/>
                    </a:xfrm>
                    <a:prstGeom prst="rect">
                      <a:avLst/>
                    </a:prstGeom>
                    <a:noFill/>
                    <a:ln w="9525">
                      <a:noFill/>
                      <a:miter lim="800000"/>
                      <a:headEnd/>
                      <a:tailEnd/>
                    </a:ln>
                  </pic:spPr>
                </pic:pic>
              </a:graphicData>
            </a:graphic>
          </wp:inline>
        </w:drawing>
      </w:r>
    </w:p>
    <w:p w:rsidR="00956BC0" w:rsidRPr="005619AF" w:rsidRDefault="005619AF" w:rsidP="005619AF">
      <w:pPr>
        <w:autoSpaceDE w:val="0"/>
        <w:autoSpaceDN w:val="0"/>
        <w:adjustRightInd w:val="0"/>
        <w:spacing w:after="0" w:line="240" w:lineRule="auto"/>
        <w:jc w:val="center"/>
        <w:rPr>
          <w:rFonts w:ascii="Times New Roman" w:hAnsi="Times New Roman" w:cs="Times New Roman"/>
          <w:lang w:val="en-US"/>
        </w:rPr>
      </w:pPr>
      <w:proofErr w:type="gramStart"/>
      <w:r>
        <w:rPr>
          <w:rFonts w:ascii="Times New Roman" w:hAnsi="Times New Roman" w:cs="Times New Roman" w:hint="eastAsia"/>
          <w:lang w:val="en-US"/>
        </w:rPr>
        <w:t>Fig.</w:t>
      </w:r>
      <w:proofErr w:type="gramEnd"/>
      <w:del w:id="562" w:author="jiangzhiy" w:date="2011-12-03T20:41:00Z">
        <w:r w:rsidR="00A239E4" w:rsidDel="006C5C6B">
          <w:rPr>
            <w:rFonts w:ascii="Times New Roman" w:hAnsi="Times New Roman" w:cs="Times New Roman"/>
            <w:lang w:val="en-US"/>
          </w:rPr>
          <w:delText>30</w:delText>
        </w:r>
        <w:r w:rsidDel="006C5C6B">
          <w:rPr>
            <w:rFonts w:ascii="Times New Roman" w:hAnsi="Times New Roman" w:cs="Times New Roman" w:hint="eastAsia"/>
            <w:lang w:val="en-US"/>
          </w:rPr>
          <w:delText xml:space="preserve"> </w:delText>
        </w:r>
      </w:del>
      <w:ins w:id="563" w:author="jiangzhiy" w:date="2011-12-03T20:41:00Z">
        <w:r w:rsidR="006C5C6B">
          <w:rPr>
            <w:rFonts w:ascii="Times New Roman" w:hAnsi="Times New Roman" w:cs="Times New Roman"/>
            <w:lang w:val="en-US"/>
          </w:rPr>
          <w:t>3</w:t>
        </w:r>
        <w:r w:rsidR="006C5C6B">
          <w:rPr>
            <w:rFonts w:ascii="Times New Roman" w:hAnsi="Times New Roman" w:cs="Times New Roman" w:hint="eastAsia"/>
            <w:lang w:val="en-US"/>
          </w:rPr>
          <w:t xml:space="preserve">1 </w:t>
        </w:r>
      </w:ins>
      <w:r w:rsidR="00956BC0" w:rsidRPr="005619AF">
        <w:rPr>
          <w:rFonts w:ascii="Times New Roman" w:hAnsi="Times New Roman" w:cs="Times New Roman" w:hint="eastAsia"/>
          <w:lang w:val="en-US"/>
        </w:rPr>
        <w:t xml:space="preserve">Extreme values of structural response of fault type </w:t>
      </w:r>
      <w:r w:rsidR="00B71940" w:rsidRPr="005619AF">
        <w:rPr>
          <w:rFonts w:ascii="Times New Roman" w:hAnsi="Times New Roman" w:cs="Times New Roman" w:hint="eastAsia"/>
          <w:lang w:val="en-US"/>
        </w:rPr>
        <w:t>3</w:t>
      </w:r>
      <w:r w:rsidR="00956BC0" w:rsidRPr="005619AF">
        <w:rPr>
          <w:rFonts w:ascii="Times New Roman" w:hAnsi="Times New Roman" w:cs="Times New Roman" w:hint="eastAsia"/>
          <w:lang w:val="en-US"/>
        </w:rPr>
        <w:t xml:space="preserve"> normalized by the </w:t>
      </w:r>
      <w:r w:rsidR="00B71940" w:rsidRPr="005619AF">
        <w:rPr>
          <w:rFonts w:ascii="Times New Roman" w:hAnsi="Times New Roman" w:cs="Times New Roman" w:hint="eastAsia"/>
          <w:lang w:val="en-US"/>
        </w:rPr>
        <w:t>1</w:t>
      </w:r>
      <w:r w:rsidR="00956BC0" w:rsidRPr="005619AF">
        <w:rPr>
          <w:rFonts w:ascii="Times New Roman" w:hAnsi="Times New Roman" w:cs="Times New Roman" w:hint="eastAsia"/>
          <w:lang w:val="en-US"/>
        </w:rPr>
        <w:t>-yr response of fault type 0</w:t>
      </w:r>
    </w:p>
    <w:p w:rsidR="00956BC0" w:rsidRDefault="009F1E30" w:rsidP="004F173F">
      <w:pPr>
        <w:jc w:val="center"/>
        <w:rPr>
          <w:rFonts w:ascii="Times New Roman" w:hAnsi="Times New Roman"/>
          <w:sz w:val="24"/>
          <w:szCs w:val="24"/>
          <w:lang w:val="en-US"/>
        </w:rPr>
      </w:pPr>
      <w:r w:rsidRPr="009F1E30">
        <w:rPr>
          <w:rFonts w:ascii="Times New Roman" w:hAnsi="Times New Roman"/>
          <w:noProof/>
          <w:sz w:val="24"/>
          <w:szCs w:val="24"/>
        </w:rPr>
        <w:drawing>
          <wp:inline distT="0" distB="0" distL="0" distR="0">
            <wp:extent cx="3837709" cy="2978728"/>
            <wp:effectExtent l="0" t="0" r="0" b="0"/>
            <wp:docPr id="1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cstate="print"/>
                    <a:srcRect l="826" t="5286" r="7688"/>
                    <a:stretch>
                      <a:fillRect/>
                    </a:stretch>
                  </pic:blipFill>
                  <pic:spPr bwMode="auto">
                    <a:xfrm>
                      <a:off x="0" y="0"/>
                      <a:ext cx="3837709" cy="2978728"/>
                    </a:xfrm>
                    <a:prstGeom prst="rect">
                      <a:avLst/>
                    </a:prstGeom>
                    <a:noFill/>
                    <a:ln w="9525">
                      <a:noFill/>
                      <a:miter lim="800000"/>
                      <a:headEnd/>
                      <a:tailEnd/>
                    </a:ln>
                  </pic:spPr>
                </pic:pic>
              </a:graphicData>
            </a:graphic>
          </wp:inline>
        </w:drawing>
      </w:r>
    </w:p>
    <w:p w:rsidR="00B71940" w:rsidRPr="005619AF" w:rsidRDefault="005619AF" w:rsidP="005619AF">
      <w:pPr>
        <w:autoSpaceDE w:val="0"/>
        <w:autoSpaceDN w:val="0"/>
        <w:adjustRightInd w:val="0"/>
        <w:spacing w:after="0" w:line="240" w:lineRule="auto"/>
        <w:jc w:val="center"/>
        <w:rPr>
          <w:rFonts w:ascii="Times New Roman" w:hAnsi="Times New Roman" w:cs="Times New Roman"/>
          <w:lang w:val="en-US"/>
        </w:rPr>
      </w:pPr>
      <w:proofErr w:type="gramStart"/>
      <w:r w:rsidRPr="005619AF">
        <w:rPr>
          <w:rFonts w:ascii="Times New Roman" w:hAnsi="Times New Roman" w:cs="Times New Roman" w:hint="eastAsia"/>
          <w:lang w:val="en-US"/>
        </w:rPr>
        <w:t>Fig.</w:t>
      </w:r>
      <w:proofErr w:type="gramEnd"/>
      <w:del w:id="564" w:author="jiangzhiy" w:date="2011-12-03T20:41:00Z">
        <w:r w:rsidRPr="005619AF" w:rsidDel="006C5C6B">
          <w:rPr>
            <w:rFonts w:ascii="Times New Roman" w:hAnsi="Times New Roman" w:cs="Times New Roman" w:hint="eastAsia"/>
            <w:lang w:val="en-US"/>
          </w:rPr>
          <w:delText>3</w:delText>
        </w:r>
        <w:r w:rsidR="00A239E4" w:rsidDel="006C5C6B">
          <w:rPr>
            <w:rFonts w:ascii="Times New Roman" w:hAnsi="Times New Roman" w:cs="Times New Roman"/>
            <w:lang w:val="en-US"/>
          </w:rPr>
          <w:delText>1</w:delText>
        </w:r>
        <w:r w:rsidRPr="005619AF" w:rsidDel="006C5C6B">
          <w:rPr>
            <w:rFonts w:ascii="Times New Roman" w:hAnsi="Times New Roman" w:cs="Times New Roman" w:hint="eastAsia"/>
            <w:lang w:val="en-US"/>
          </w:rPr>
          <w:delText xml:space="preserve"> </w:delText>
        </w:r>
      </w:del>
      <w:ins w:id="565" w:author="jiangzhiy" w:date="2011-12-03T20:41:00Z">
        <w:r w:rsidR="006C5C6B" w:rsidRPr="005619AF">
          <w:rPr>
            <w:rFonts w:ascii="Times New Roman" w:hAnsi="Times New Roman" w:cs="Times New Roman" w:hint="eastAsia"/>
            <w:lang w:val="en-US"/>
          </w:rPr>
          <w:t>3</w:t>
        </w:r>
        <w:r w:rsidR="006C5C6B">
          <w:rPr>
            <w:rFonts w:ascii="Times New Roman" w:hAnsi="Times New Roman" w:cs="Times New Roman" w:hint="eastAsia"/>
            <w:lang w:val="en-US"/>
          </w:rPr>
          <w:t>2</w:t>
        </w:r>
        <w:r w:rsidR="006C5C6B" w:rsidRPr="005619AF">
          <w:rPr>
            <w:rFonts w:ascii="Times New Roman" w:hAnsi="Times New Roman" w:cs="Times New Roman" w:hint="eastAsia"/>
            <w:lang w:val="en-US"/>
          </w:rPr>
          <w:t xml:space="preserve"> </w:t>
        </w:r>
      </w:ins>
      <w:r w:rsidR="00B71940" w:rsidRPr="005619AF">
        <w:rPr>
          <w:rFonts w:ascii="Times New Roman" w:hAnsi="Times New Roman" w:cs="Times New Roman" w:hint="eastAsia"/>
          <w:lang w:val="en-US"/>
        </w:rPr>
        <w:t>Extreme values of structural response of fault type 3 normalized by the 50-yr response of fault type 0</w:t>
      </w:r>
    </w:p>
    <w:p w:rsidR="004F173F" w:rsidRDefault="003459F9" w:rsidP="003459F9">
      <w:pPr>
        <w:jc w:val="both"/>
        <w:rPr>
          <w:rFonts w:ascii="Times New Roman" w:hAnsi="Times New Roman"/>
          <w:sz w:val="24"/>
          <w:szCs w:val="24"/>
          <w:lang w:val="en-US"/>
        </w:rPr>
      </w:pPr>
      <w:r>
        <w:rPr>
          <w:rFonts w:ascii="Times New Roman" w:hAnsi="Times New Roman" w:hint="eastAsia"/>
          <w:sz w:val="24"/>
          <w:szCs w:val="24"/>
          <w:lang w:val="en-US"/>
        </w:rPr>
        <w:t xml:space="preserve">The normalized </w:t>
      </w:r>
      <w:r>
        <w:rPr>
          <w:rFonts w:ascii="Times New Roman" w:hAnsi="Times New Roman"/>
          <w:sz w:val="24"/>
          <w:szCs w:val="24"/>
          <w:lang w:val="en-US"/>
        </w:rPr>
        <w:t>extreme</w:t>
      </w:r>
      <w:r>
        <w:rPr>
          <w:rFonts w:ascii="Times New Roman" w:hAnsi="Times New Roman" w:hint="eastAsia"/>
          <w:sz w:val="24"/>
          <w:szCs w:val="24"/>
          <w:lang w:val="en-US"/>
        </w:rPr>
        <w:t xml:space="preserve"> structural </w:t>
      </w:r>
      <w:r w:rsidR="00440EBD">
        <w:rPr>
          <w:rFonts w:ascii="Times New Roman" w:hAnsi="Times New Roman" w:hint="eastAsia"/>
          <w:sz w:val="24"/>
          <w:szCs w:val="24"/>
          <w:lang w:val="en-US"/>
        </w:rPr>
        <w:t>responses are presented in Figs.</w:t>
      </w:r>
      <w:r w:rsidR="00797280">
        <w:rPr>
          <w:rFonts w:ascii="Times New Roman" w:hAnsi="Times New Roman" w:hint="eastAsia"/>
          <w:sz w:val="24"/>
          <w:szCs w:val="24"/>
          <w:lang w:val="en-US"/>
        </w:rPr>
        <w:t xml:space="preserve"> </w:t>
      </w:r>
      <w:del w:id="566" w:author="jiangzhiy" w:date="2011-12-04T20:25:00Z">
        <w:r w:rsidR="00797280" w:rsidDel="000E4D1E">
          <w:rPr>
            <w:rFonts w:ascii="Times New Roman" w:hAnsi="Times New Roman" w:hint="eastAsia"/>
            <w:sz w:val="24"/>
            <w:szCs w:val="24"/>
            <w:lang w:val="en-US"/>
          </w:rPr>
          <w:delText>28</w:delText>
        </w:r>
      </w:del>
      <w:proofErr w:type="gramStart"/>
      <w:ins w:id="567" w:author="jiangzhiy" w:date="2011-12-04T20:25:00Z">
        <w:r w:rsidR="000E4D1E">
          <w:rPr>
            <w:rFonts w:ascii="Times New Roman" w:hAnsi="Times New Roman" w:hint="eastAsia"/>
            <w:sz w:val="24"/>
            <w:szCs w:val="24"/>
            <w:lang w:val="en-US"/>
          </w:rPr>
          <w:t>29</w:t>
        </w:r>
      </w:ins>
      <w:r w:rsidR="00797280">
        <w:rPr>
          <w:rFonts w:ascii="Times New Roman" w:hAnsi="Times New Roman" w:hint="eastAsia"/>
          <w:sz w:val="24"/>
          <w:szCs w:val="24"/>
          <w:lang w:val="en-US"/>
        </w:rPr>
        <w:t>-</w:t>
      </w:r>
      <w:del w:id="568" w:author="jiangzhiy" w:date="2011-12-04T20:25:00Z">
        <w:r w:rsidR="00797280" w:rsidDel="000E4D1E">
          <w:rPr>
            <w:rFonts w:ascii="Times New Roman" w:hAnsi="Times New Roman" w:hint="eastAsia"/>
            <w:sz w:val="24"/>
            <w:szCs w:val="24"/>
            <w:lang w:val="en-US"/>
          </w:rPr>
          <w:delText>31</w:delText>
        </w:r>
      </w:del>
      <w:ins w:id="569" w:author="jiangzhiy" w:date="2011-12-04T20:25:00Z">
        <w:r w:rsidR="000E4D1E">
          <w:rPr>
            <w:rFonts w:ascii="Times New Roman" w:hAnsi="Times New Roman" w:hint="eastAsia"/>
            <w:sz w:val="24"/>
            <w:szCs w:val="24"/>
            <w:lang w:val="en-US"/>
          </w:rPr>
          <w:t>32</w:t>
        </w:r>
      </w:ins>
      <w:r w:rsidR="00797280">
        <w:rPr>
          <w:rFonts w:ascii="Times New Roman" w:hAnsi="Times New Roman" w:hint="eastAsia"/>
          <w:sz w:val="24"/>
          <w:szCs w:val="24"/>
          <w:lang w:val="en-US"/>
        </w:rPr>
        <w:t>.</w:t>
      </w:r>
      <w:proofErr w:type="gramEnd"/>
      <w:r w:rsidR="00440EBD">
        <w:rPr>
          <w:rFonts w:ascii="Times New Roman" w:hAnsi="Times New Roman" w:hint="eastAsia"/>
          <w:sz w:val="24"/>
          <w:szCs w:val="24"/>
          <w:lang w:val="en-US"/>
        </w:rPr>
        <w:t xml:space="preserve"> In each figure </w:t>
      </w:r>
      <w:r>
        <w:rPr>
          <w:rFonts w:ascii="Times New Roman" w:hAnsi="Times New Roman" w:hint="eastAsia"/>
          <w:sz w:val="24"/>
          <w:szCs w:val="24"/>
          <w:lang w:val="en-US"/>
        </w:rPr>
        <w:t xml:space="preserve">the tower bottom bending moment, shear force and </w:t>
      </w:r>
      <w:proofErr w:type="spellStart"/>
      <w:r>
        <w:rPr>
          <w:rFonts w:ascii="Times New Roman" w:hAnsi="Times New Roman" w:hint="eastAsia"/>
          <w:sz w:val="24"/>
          <w:szCs w:val="24"/>
          <w:lang w:val="en-US"/>
        </w:rPr>
        <w:t>flapwise</w:t>
      </w:r>
      <w:proofErr w:type="spellEnd"/>
      <w:r>
        <w:rPr>
          <w:rFonts w:ascii="Times New Roman" w:hAnsi="Times New Roman" w:hint="eastAsia"/>
          <w:sz w:val="24"/>
          <w:szCs w:val="24"/>
          <w:lang w:val="en-US"/>
        </w:rPr>
        <w:t xml:space="preserve"> bending moment of blade 1 </w:t>
      </w:r>
      <w:r w:rsidR="00440EBD">
        <w:rPr>
          <w:rFonts w:ascii="Times New Roman" w:hAnsi="Times New Roman" w:hint="eastAsia"/>
          <w:sz w:val="24"/>
          <w:szCs w:val="24"/>
          <w:lang w:val="en-US"/>
        </w:rPr>
        <w:t>with</w:t>
      </w:r>
      <w:r>
        <w:rPr>
          <w:rFonts w:ascii="Times New Roman" w:hAnsi="Times New Roman" w:hint="eastAsia"/>
          <w:sz w:val="24"/>
          <w:szCs w:val="24"/>
          <w:lang w:val="en-US"/>
        </w:rPr>
        <w:t xml:space="preserve"> two </w:t>
      </w:r>
      <w:r w:rsidR="00CA1E70">
        <w:rPr>
          <w:rFonts w:ascii="Times New Roman" w:hAnsi="Times New Roman"/>
          <w:sz w:val="24"/>
          <w:szCs w:val="24"/>
          <w:lang w:val="en-US"/>
        </w:rPr>
        <w:t>different conditions</w:t>
      </w:r>
      <w:r>
        <w:rPr>
          <w:rFonts w:ascii="Times New Roman" w:hAnsi="Times New Roman" w:hint="eastAsia"/>
          <w:sz w:val="24"/>
          <w:szCs w:val="24"/>
          <w:lang w:val="en-US"/>
        </w:rPr>
        <w:t xml:space="preserve"> are compared.</w:t>
      </w:r>
      <w:r w:rsidR="00570971">
        <w:rPr>
          <w:rFonts w:ascii="Times New Roman" w:hAnsi="Times New Roman" w:hint="eastAsia"/>
          <w:sz w:val="24"/>
          <w:szCs w:val="24"/>
          <w:lang w:val="en-US"/>
        </w:rPr>
        <w:t xml:space="preserve"> Most of the extreme values of fault type 1 exceed those of fault type 0 by at least 10% under the same 1-year sea state. Tower bottom shear </w:t>
      </w:r>
      <w:proofErr w:type="spellStart"/>
      <w:proofErr w:type="gramStart"/>
      <w:r w:rsidR="00570971">
        <w:rPr>
          <w:rFonts w:ascii="Times New Roman" w:hAnsi="Times New Roman" w:hint="eastAsia"/>
          <w:sz w:val="24"/>
          <w:szCs w:val="24"/>
          <w:lang w:val="en-US"/>
        </w:rPr>
        <w:t>Fy</w:t>
      </w:r>
      <w:proofErr w:type="spellEnd"/>
      <w:proofErr w:type="gramEnd"/>
      <w:r w:rsidR="00570971">
        <w:rPr>
          <w:rFonts w:ascii="Times New Roman" w:hAnsi="Times New Roman" w:hint="eastAsia"/>
          <w:sz w:val="24"/>
          <w:szCs w:val="24"/>
          <w:lang w:val="en-US"/>
        </w:rPr>
        <w:t xml:space="preserve"> is </w:t>
      </w:r>
      <w:r w:rsidR="00CA1E70">
        <w:rPr>
          <w:rFonts w:ascii="Times New Roman" w:hAnsi="Times New Roman"/>
          <w:sz w:val="24"/>
          <w:szCs w:val="24"/>
          <w:lang w:val="en-US"/>
        </w:rPr>
        <w:t>about</w:t>
      </w:r>
      <w:r w:rsidR="00570971">
        <w:rPr>
          <w:rFonts w:ascii="Times New Roman" w:hAnsi="Times New Roman" w:hint="eastAsia"/>
          <w:sz w:val="24"/>
          <w:szCs w:val="24"/>
          <w:lang w:val="en-US"/>
        </w:rPr>
        <w:t xml:space="preserve"> the same level of the reference. The extremes are </w:t>
      </w:r>
      <w:r w:rsidR="0082306D">
        <w:rPr>
          <w:rFonts w:ascii="Times New Roman" w:hAnsi="Times New Roman" w:hint="eastAsia"/>
          <w:sz w:val="24"/>
          <w:szCs w:val="24"/>
          <w:lang w:val="en-US"/>
        </w:rPr>
        <w:t>well below</w:t>
      </w:r>
      <w:r w:rsidR="00570971">
        <w:rPr>
          <w:rFonts w:ascii="Times New Roman" w:hAnsi="Times New Roman" w:hint="eastAsia"/>
          <w:sz w:val="24"/>
          <w:szCs w:val="24"/>
          <w:lang w:val="en-US"/>
        </w:rPr>
        <w:t xml:space="preserve"> those of a 50-year </w:t>
      </w:r>
      <w:r w:rsidR="00570971">
        <w:rPr>
          <w:rFonts w:ascii="Times New Roman" w:hAnsi="Times New Roman"/>
          <w:sz w:val="24"/>
          <w:szCs w:val="24"/>
          <w:lang w:val="en-US"/>
        </w:rPr>
        <w:t>response</w:t>
      </w:r>
      <w:r w:rsidR="00570971">
        <w:rPr>
          <w:rFonts w:ascii="Times New Roman" w:hAnsi="Times New Roman" w:hint="eastAsia"/>
          <w:sz w:val="24"/>
          <w:szCs w:val="24"/>
          <w:lang w:val="en-US"/>
        </w:rPr>
        <w:t xml:space="preserve"> without fault and can be deemed as </w:t>
      </w:r>
      <w:r w:rsidR="0082306D">
        <w:rPr>
          <w:rFonts w:ascii="Times New Roman" w:hAnsi="Times New Roman" w:hint="eastAsia"/>
          <w:sz w:val="24"/>
          <w:szCs w:val="24"/>
          <w:lang w:val="en-US"/>
        </w:rPr>
        <w:t>un</w:t>
      </w:r>
      <w:r w:rsidR="00570971">
        <w:rPr>
          <w:rFonts w:ascii="Times New Roman" w:hAnsi="Times New Roman" w:hint="eastAsia"/>
          <w:sz w:val="24"/>
          <w:szCs w:val="24"/>
          <w:lang w:val="en-US"/>
        </w:rPr>
        <w:t>critical.</w:t>
      </w:r>
      <w:r w:rsidR="008521D9">
        <w:rPr>
          <w:rFonts w:ascii="Times New Roman" w:hAnsi="Times New Roman" w:hint="eastAsia"/>
          <w:sz w:val="24"/>
          <w:szCs w:val="24"/>
          <w:lang w:val="en-US"/>
        </w:rPr>
        <w:t xml:space="preserve"> In comparison, the structural responses related to fault type 3 could be more </w:t>
      </w:r>
      <w:r w:rsidR="00E22AD2">
        <w:rPr>
          <w:rFonts w:ascii="Times New Roman" w:hAnsi="Times New Roman" w:hint="eastAsia"/>
          <w:sz w:val="24"/>
          <w:szCs w:val="24"/>
          <w:lang w:val="en-US"/>
        </w:rPr>
        <w:t>challenging</w:t>
      </w:r>
      <w:r w:rsidR="008521D9">
        <w:rPr>
          <w:rFonts w:ascii="Times New Roman" w:hAnsi="Times New Roman" w:hint="eastAsia"/>
          <w:sz w:val="24"/>
          <w:szCs w:val="24"/>
          <w:lang w:val="en-US"/>
        </w:rPr>
        <w:t xml:space="preserve">. </w:t>
      </w:r>
      <w:r w:rsidR="00BE16C1">
        <w:rPr>
          <w:rFonts w:ascii="Times New Roman" w:hAnsi="Times New Roman" w:hint="eastAsia"/>
          <w:sz w:val="24"/>
          <w:szCs w:val="24"/>
          <w:lang w:val="en-US"/>
        </w:rPr>
        <w:t>The relative increase of fault type 3 over fault type 0 varies from sea state to sea state and larger disparity is expected for blade root bending moment and tower bottom moment</w:t>
      </w:r>
      <w:r w:rsidR="00CA1E70">
        <w:rPr>
          <w:rFonts w:ascii="Times New Roman" w:hAnsi="Times New Roman"/>
          <w:sz w:val="24"/>
          <w:szCs w:val="24"/>
          <w:lang w:val="en-US"/>
        </w:rPr>
        <w:t xml:space="preserve"> in –x direction</w:t>
      </w:r>
      <w:r w:rsidR="00BE16C1">
        <w:rPr>
          <w:rFonts w:ascii="Times New Roman" w:hAnsi="Times New Roman" w:hint="eastAsia"/>
          <w:sz w:val="24"/>
          <w:szCs w:val="24"/>
          <w:lang w:val="en-US"/>
        </w:rPr>
        <w:t>.  Contrasted with the 50-year responses, the increase</w:t>
      </w:r>
      <w:r w:rsidR="00D20A4C">
        <w:rPr>
          <w:rFonts w:ascii="Times New Roman" w:hAnsi="Times New Roman" w:hint="eastAsia"/>
          <w:sz w:val="24"/>
          <w:szCs w:val="24"/>
          <w:lang w:val="en-US"/>
        </w:rPr>
        <w:t>s</w:t>
      </w:r>
      <w:r w:rsidR="00BE16C1">
        <w:rPr>
          <w:rFonts w:ascii="Times New Roman" w:hAnsi="Times New Roman" w:hint="eastAsia"/>
          <w:sz w:val="24"/>
          <w:szCs w:val="24"/>
          <w:lang w:val="en-US"/>
        </w:rPr>
        <w:t xml:space="preserve"> for both can still be 10 </w:t>
      </w:r>
      <w:proofErr w:type="gramStart"/>
      <w:r w:rsidR="00BE16C1">
        <w:rPr>
          <w:rFonts w:ascii="Times New Roman" w:hAnsi="Times New Roman" w:hint="eastAsia"/>
          <w:sz w:val="24"/>
          <w:szCs w:val="24"/>
          <w:lang w:val="en-US"/>
        </w:rPr>
        <w:t xml:space="preserve">% </w:t>
      </w:r>
      <w:r w:rsidR="00BE16C1">
        <w:rPr>
          <w:rFonts w:ascii="Times New Roman" w:hAnsi="Times New Roman"/>
          <w:sz w:val="24"/>
          <w:szCs w:val="24"/>
          <w:lang w:val="en-US"/>
        </w:rPr>
        <w:t xml:space="preserve"> </w:t>
      </w:r>
      <w:proofErr w:type="gramEnd"/>
      <w:del w:id="570" w:author="jiangzhiy" w:date="2011-12-04T20:26:00Z">
        <w:r w:rsidR="000A6291" w:rsidDel="000E4D1E">
          <w:rPr>
            <w:rFonts w:ascii="Times New Roman" w:hAnsi="Times New Roman"/>
            <w:sz w:val="24"/>
            <w:szCs w:val="24"/>
            <w:lang w:val="en-US"/>
          </w:rPr>
          <w:delText xml:space="preserve"> </w:delText>
        </w:r>
      </w:del>
      <w:r w:rsidR="00BE16C1">
        <w:rPr>
          <w:rFonts w:ascii="Times New Roman" w:hAnsi="Times New Roman"/>
          <w:sz w:val="24"/>
          <w:szCs w:val="24"/>
          <w:lang w:val="en-US"/>
        </w:rPr>
        <w:t>in</w:t>
      </w:r>
      <w:r w:rsidR="00BE16C1">
        <w:rPr>
          <w:rFonts w:ascii="Times New Roman" w:hAnsi="Times New Roman" w:hint="eastAsia"/>
          <w:sz w:val="24"/>
          <w:szCs w:val="24"/>
          <w:lang w:val="en-US"/>
        </w:rPr>
        <w:t xml:space="preserve"> sea state B (</w:t>
      </w:r>
      <w:del w:id="571" w:author="jiangzhiy" w:date="2011-12-04T11:58:00Z">
        <w:r w:rsidR="00BE16C1" w:rsidDel="00D16C9E">
          <w:rPr>
            <w:rFonts w:ascii="Times New Roman" w:hAnsi="Times New Roman" w:hint="eastAsia"/>
            <w:sz w:val="24"/>
            <w:szCs w:val="24"/>
            <w:lang w:val="en-US"/>
          </w:rPr>
          <w:delText>Fig.</w:delText>
        </w:r>
        <w:r w:rsidR="00797280" w:rsidDel="00D16C9E">
          <w:rPr>
            <w:rFonts w:ascii="Times New Roman" w:hAnsi="Times New Roman" w:hint="eastAsia"/>
            <w:sz w:val="24"/>
            <w:szCs w:val="24"/>
            <w:lang w:val="en-US"/>
          </w:rPr>
          <w:delText xml:space="preserve"> 31</w:delText>
        </w:r>
      </w:del>
      <w:ins w:id="572" w:author="jiangzhiy" w:date="2011-12-04T11:58:00Z">
        <w:r w:rsidR="00D16C9E">
          <w:rPr>
            <w:rFonts w:ascii="Times New Roman" w:hAnsi="Times New Roman" w:hint="eastAsia"/>
            <w:sz w:val="24"/>
            <w:szCs w:val="24"/>
            <w:lang w:val="en-US"/>
          </w:rPr>
          <w:t>Fig. 32</w:t>
        </w:r>
      </w:ins>
      <w:r w:rsidR="00BE16C1">
        <w:rPr>
          <w:rFonts w:ascii="Times New Roman" w:hAnsi="Times New Roman" w:hint="eastAsia"/>
          <w:sz w:val="24"/>
          <w:szCs w:val="24"/>
          <w:lang w:val="en-US"/>
        </w:rPr>
        <w:t>).</w:t>
      </w:r>
    </w:p>
    <w:p w:rsidR="00D8191A" w:rsidRDefault="00AB75D3" w:rsidP="00B26474">
      <w:pPr>
        <w:autoSpaceDE w:val="0"/>
        <w:autoSpaceDN w:val="0"/>
        <w:adjustRightInd w:val="0"/>
        <w:spacing w:after="0" w:line="240" w:lineRule="auto"/>
        <w:rPr>
          <w:rFonts w:ascii="Times New Roman" w:hAnsi="Times New Roman"/>
          <w:sz w:val="24"/>
          <w:szCs w:val="24"/>
          <w:lang w:val="en-US"/>
        </w:rPr>
      </w:pPr>
      <w:r>
        <w:rPr>
          <w:rFonts w:ascii="Times New Roman" w:hAnsi="Times New Roman" w:hint="eastAsia"/>
          <w:sz w:val="24"/>
          <w:szCs w:val="24"/>
          <w:lang w:val="en-US"/>
        </w:rPr>
        <w:lastRenderedPageBreak/>
        <w:t xml:space="preserve">Peak </w:t>
      </w:r>
      <w:r w:rsidR="006870CB">
        <w:rPr>
          <w:rFonts w:ascii="Times New Roman" w:hAnsi="Times New Roman" w:hint="eastAsia"/>
          <w:sz w:val="24"/>
          <w:szCs w:val="24"/>
          <w:lang w:val="en-US"/>
        </w:rPr>
        <w:t>response</w:t>
      </w:r>
      <w:r>
        <w:rPr>
          <w:rFonts w:ascii="Times New Roman" w:hAnsi="Times New Roman" w:hint="eastAsia"/>
          <w:sz w:val="24"/>
          <w:szCs w:val="24"/>
          <w:lang w:val="en-US"/>
        </w:rPr>
        <w:t xml:space="preserve"> of the blade</w:t>
      </w:r>
    </w:p>
    <w:p w:rsidR="008565EA" w:rsidRDefault="006870CB" w:rsidP="00D047B2">
      <w:pPr>
        <w:autoSpaceDE w:val="0"/>
        <w:autoSpaceDN w:val="0"/>
        <w:adjustRightInd w:val="0"/>
        <w:spacing w:after="0" w:line="240" w:lineRule="auto"/>
        <w:jc w:val="both"/>
        <w:rPr>
          <w:rFonts w:ascii="Times New Roman" w:hAnsi="Times New Roman"/>
          <w:sz w:val="24"/>
          <w:szCs w:val="24"/>
          <w:lang w:val="en-US"/>
        </w:rPr>
      </w:pPr>
      <w:r>
        <w:rPr>
          <w:rFonts w:ascii="Times New Roman" w:hAnsi="Times New Roman" w:hint="eastAsia"/>
          <w:sz w:val="24"/>
          <w:szCs w:val="24"/>
          <w:lang w:val="en-US"/>
        </w:rPr>
        <w:t xml:space="preserve">The </w:t>
      </w:r>
      <w:r>
        <w:rPr>
          <w:rFonts w:ascii="Times New Roman" w:hAnsi="Times New Roman"/>
          <w:sz w:val="24"/>
          <w:szCs w:val="24"/>
          <w:lang w:val="en-US"/>
        </w:rPr>
        <w:t>extreme</w:t>
      </w:r>
      <w:r>
        <w:rPr>
          <w:rFonts w:ascii="Times New Roman" w:hAnsi="Times New Roman" w:hint="eastAsia"/>
          <w:sz w:val="24"/>
          <w:szCs w:val="24"/>
          <w:lang w:val="en-US"/>
        </w:rPr>
        <w:t xml:space="preserve"> value of the </w:t>
      </w:r>
      <w:proofErr w:type="spellStart"/>
      <w:r>
        <w:rPr>
          <w:rFonts w:ascii="Times New Roman" w:hAnsi="Times New Roman" w:hint="eastAsia"/>
          <w:sz w:val="24"/>
          <w:szCs w:val="24"/>
          <w:lang w:val="en-US"/>
        </w:rPr>
        <w:t>flapwise</w:t>
      </w:r>
      <w:proofErr w:type="spellEnd"/>
      <w:r>
        <w:rPr>
          <w:rFonts w:ascii="Times New Roman" w:hAnsi="Times New Roman" w:hint="eastAsia"/>
          <w:sz w:val="24"/>
          <w:szCs w:val="24"/>
          <w:lang w:val="en-US"/>
        </w:rPr>
        <w:t xml:space="preserve"> bending moment is key to blade design. As </w:t>
      </w:r>
      <w:r w:rsidR="00E608A2">
        <w:rPr>
          <w:rFonts w:ascii="Times New Roman" w:hAnsi="Times New Roman" w:hint="eastAsia"/>
          <w:sz w:val="24"/>
          <w:szCs w:val="24"/>
          <w:lang w:val="en-US"/>
        </w:rPr>
        <w:t xml:space="preserve">noted </w:t>
      </w:r>
      <w:r>
        <w:rPr>
          <w:rFonts w:ascii="Times New Roman" w:hAnsi="Times New Roman" w:hint="eastAsia"/>
          <w:sz w:val="24"/>
          <w:szCs w:val="24"/>
          <w:lang w:val="en-US"/>
        </w:rPr>
        <w:t xml:space="preserve">above, the </w:t>
      </w:r>
      <w:r w:rsidR="00B10DF9">
        <w:rPr>
          <w:rFonts w:ascii="Times New Roman" w:hAnsi="Times New Roman" w:hint="eastAsia"/>
          <w:sz w:val="24"/>
          <w:szCs w:val="24"/>
          <w:lang w:val="en-US"/>
        </w:rPr>
        <w:t xml:space="preserve">extreme </w:t>
      </w:r>
      <w:r>
        <w:rPr>
          <w:rFonts w:ascii="Times New Roman" w:hAnsi="Times New Roman" w:hint="eastAsia"/>
          <w:sz w:val="24"/>
          <w:szCs w:val="24"/>
          <w:lang w:val="en-US"/>
        </w:rPr>
        <w:t>blade</w:t>
      </w:r>
      <w:r w:rsidR="00B10DF9">
        <w:rPr>
          <w:rFonts w:ascii="Times New Roman" w:hAnsi="Times New Roman" w:hint="eastAsia"/>
          <w:sz w:val="24"/>
          <w:szCs w:val="24"/>
          <w:lang w:val="en-US"/>
        </w:rPr>
        <w:t xml:space="preserve"> responses</w:t>
      </w:r>
      <w:r>
        <w:rPr>
          <w:rFonts w:ascii="Times New Roman" w:hAnsi="Times New Roman" w:hint="eastAsia"/>
          <w:sz w:val="24"/>
          <w:szCs w:val="24"/>
          <w:lang w:val="en-US"/>
        </w:rPr>
        <w:t xml:space="preserve"> related to the fault conditions can be </w:t>
      </w:r>
      <w:r w:rsidR="00B10DF9">
        <w:rPr>
          <w:rFonts w:ascii="Times New Roman" w:hAnsi="Times New Roman" w:hint="eastAsia"/>
          <w:sz w:val="24"/>
          <w:szCs w:val="24"/>
          <w:lang w:val="en-US"/>
        </w:rPr>
        <w:t xml:space="preserve">particularly </w:t>
      </w:r>
      <w:r>
        <w:rPr>
          <w:rFonts w:ascii="Times New Roman" w:hAnsi="Times New Roman" w:hint="eastAsia"/>
          <w:sz w:val="24"/>
          <w:szCs w:val="24"/>
          <w:lang w:val="en-US"/>
        </w:rPr>
        <w:t>high.</w:t>
      </w:r>
      <w:r w:rsidR="00B10DF9">
        <w:rPr>
          <w:rFonts w:ascii="Times New Roman" w:hAnsi="Times New Roman" w:hint="eastAsia"/>
          <w:sz w:val="24"/>
          <w:szCs w:val="24"/>
          <w:lang w:val="en-US"/>
        </w:rPr>
        <w:t xml:space="preserve">  However, the corresponding variances are not as </w:t>
      </w:r>
      <w:r w:rsidR="00E608A2">
        <w:rPr>
          <w:rFonts w:ascii="Times New Roman" w:hAnsi="Times New Roman" w:hint="eastAsia"/>
          <w:sz w:val="24"/>
          <w:szCs w:val="24"/>
          <w:lang w:val="en-US"/>
        </w:rPr>
        <w:t xml:space="preserve">large. </w:t>
      </w:r>
      <w:r w:rsidR="00D047B2">
        <w:rPr>
          <w:rFonts w:ascii="Times New Roman" w:hAnsi="Times New Roman" w:hint="eastAsia"/>
          <w:sz w:val="24"/>
          <w:szCs w:val="24"/>
          <w:lang w:val="en-US"/>
        </w:rPr>
        <w:t xml:space="preserve">This will affect the peak factor g, which </w:t>
      </w:r>
      <w:r w:rsidR="000A6291">
        <w:rPr>
          <w:rFonts w:ascii="Times New Roman" w:hAnsi="Times New Roman" w:hint="eastAsia"/>
          <w:sz w:val="24"/>
          <w:szCs w:val="24"/>
          <w:lang w:val="en-US"/>
        </w:rPr>
        <w:t>denotes</w:t>
      </w:r>
      <w:r w:rsidR="00D047B2">
        <w:rPr>
          <w:rFonts w:ascii="Times New Roman" w:hAnsi="Times New Roman" w:hint="eastAsia"/>
          <w:sz w:val="24"/>
          <w:szCs w:val="24"/>
          <w:lang w:val="en-US"/>
        </w:rPr>
        <w:t xml:space="preserve"> the departure of the maximum from the mean and can be written as</w:t>
      </w:r>
    </w:p>
    <w:p w:rsidR="00D047B2" w:rsidRDefault="00D047B2" w:rsidP="00D047B2">
      <w:pPr>
        <w:autoSpaceDE w:val="0"/>
        <w:autoSpaceDN w:val="0"/>
        <w:adjustRightInd w:val="0"/>
        <w:spacing w:after="0" w:line="240" w:lineRule="auto"/>
        <w:jc w:val="center"/>
        <w:rPr>
          <w:rFonts w:ascii="Times New Roman" w:hAnsi="Times New Roman"/>
          <w:sz w:val="24"/>
          <w:szCs w:val="24"/>
          <w:lang w:val="en-US"/>
        </w:rPr>
      </w:pPr>
      <w:r w:rsidRPr="00D047B2">
        <w:rPr>
          <w:position w:val="-30"/>
        </w:rPr>
        <w:object w:dxaOrig="1960" w:dyaOrig="680">
          <v:shape id="_x0000_i1039" type="#_x0000_t75" style="width:98.2pt;height:34.35pt" o:ole="">
            <v:imagedata r:id="rId72" o:title=""/>
          </v:shape>
          <o:OLEObject Type="Embed" ProgID="Equation.DSMT4" ShapeID="_x0000_i1039" DrawAspect="Content" ObjectID="_1384542137" r:id="rId73"/>
        </w:object>
      </w:r>
      <w:r w:rsidR="00196B71" w:rsidRPr="000C0AC4">
        <w:rPr>
          <w:rFonts w:ascii="Times New Roman" w:hAnsi="Times New Roman"/>
          <w:sz w:val="24"/>
          <w:szCs w:val="24"/>
          <w:lang w:val="en-US"/>
        </w:rPr>
        <w:fldChar w:fldCharType="begin"/>
      </w:r>
      <w:r w:rsidR="000C0AC4" w:rsidRPr="000C0AC4">
        <w:rPr>
          <w:rFonts w:ascii="Times New Roman" w:hAnsi="Times New Roman"/>
          <w:sz w:val="24"/>
          <w:szCs w:val="24"/>
          <w:lang w:val="en-US"/>
        </w:rPr>
        <w:instrText xml:space="preserve"> MACROBUTTON MTPlaceRef \* MERGEFORMAT </w:instrText>
      </w:r>
      <w:r w:rsidR="00196B71" w:rsidRPr="000C0AC4">
        <w:rPr>
          <w:rFonts w:ascii="Times New Roman" w:hAnsi="Times New Roman"/>
          <w:sz w:val="24"/>
          <w:szCs w:val="24"/>
          <w:lang w:val="en-US"/>
        </w:rPr>
        <w:fldChar w:fldCharType="begin"/>
      </w:r>
      <w:r w:rsidR="000C0AC4" w:rsidRPr="000C0AC4">
        <w:rPr>
          <w:rFonts w:ascii="Times New Roman" w:hAnsi="Times New Roman"/>
          <w:sz w:val="24"/>
          <w:szCs w:val="24"/>
          <w:lang w:val="en-US"/>
        </w:rPr>
        <w:instrText xml:space="preserve"> SEQ MTEqn \h \* MERGEFORMAT </w:instrText>
      </w:r>
      <w:r w:rsidR="00196B71" w:rsidRPr="000C0AC4">
        <w:rPr>
          <w:rFonts w:ascii="Times New Roman" w:hAnsi="Times New Roman"/>
          <w:sz w:val="24"/>
          <w:szCs w:val="24"/>
          <w:lang w:val="en-US"/>
        </w:rPr>
        <w:fldChar w:fldCharType="end"/>
      </w:r>
      <w:r w:rsidR="000C0AC4" w:rsidRPr="000C0AC4">
        <w:rPr>
          <w:rFonts w:ascii="Times New Roman" w:hAnsi="Times New Roman"/>
          <w:sz w:val="24"/>
          <w:szCs w:val="24"/>
          <w:lang w:val="en-US"/>
        </w:rPr>
        <w:instrText>(</w:instrText>
      </w:r>
      <w:fldSimple w:instr=" SEQ MTEqn \c \* Arabic \* MERGEFORMAT ">
        <w:r w:rsidR="00B62AE3" w:rsidRPr="00B62AE3">
          <w:rPr>
            <w:rFonts w:ascii="Times New Roman" w:hAnsi="Times New Roman"/>
            <w:noProof/>
            <w:sz w:val="24"/>
            <w:szCs w:val="24"/>
            <w:lang w:val="en-US"/>
          </w:rPr>
          <w:instrText>14</w:instrText>
        </w:r>
      </w:fldSimple>
      <w:r w:rsidR="000C0AC4" w:rsidRPr="000C0AC4">
        <w:rPr>
          <w:rFonts w:ascii="Times New Roman" w:hAnsi="Times New Roman"/>
          <w:sz w:val="24"/>
          <w:szCs w:val="24"/>
          <w:lang w:val="en-US"/>
        </w:rPr>
        <w:instrText>)</w:instrText>
      </w:r>
      <w:r w:rsidR="00196B71" w:rsidRPr="000C0AC4">
        <w:rPr>
          <w:rFonts w:ascii="Times New Roman" w:hAnsi="Times New Roman"/>
          <w:sz w:val="24"/>
          <w:szCs w:val="24"/>
          <w:lang w:val="en-US"/>
        </w:rPr>
        <w:fldChar w:fldCharType="end"/>
      </w:r>
    </w:p>
    <w:p w:rsidR="00D047B2" w:rsidRPr="00D047B2" w:rsidRDefault="00D047B2" w:rsidP="00D047B2">
      <w:pPr>
        <w:rPr>
          <w:rFonts w:ascii="Times New Roman" w:hAnsi="Times New Roman" w:cs="Times New Roman"/>
          <w:lang w:val="en-US"/>
        </w:rPr>
      </w:pPr>
      <w:r>
        <w:rPr>
          <w:rFonts w:ascii="Times New Roman" w:hAnsi="Times New Roman" w:hint="eastAsia"/>
          <w:sz w:val="24"/>
          <w:szCs w:val="24"/>
          <w:lang w:val="en-US"/>
        </w:rPr>
        <w:t xml:space="preserve">Where </w:t>
      </w:r>
      <w:proofErr w:type="spellStart"/>
      <w:r>
        <w:rPr>
          <w:rFonts w:ascii="Times New Roman" w:hAnsi="Times New Roman" w:hint="eastAsia"/>
          <w:sz w:val="24"/>
          <w:szCs w:val="24"/>
          <w:lang w:val="en-US"/>
        </w:rPr>
        <w:t>M</w:t>
      </w:r>
      <w:r w:rsidRPr="00D047B2">
        <w:rPr>
          <w:rFonts w:ascii="Times New Roman" w:hAnsi="Times New Roman" w:hint="eastAsia"/>
          <w:sz w:val="24"/>
          <w:szCs w:val="24"/>
          <w:vertAlign w:val="subscript"/>
          <w:lang w:val="en-US"/>
        </w:rPr>
        <w:t>max</w:t>
      </w:r>
      <w:proofErr w:type="spellEnd"/>
      <w:r>
        <w:rPr>
          <w:rFonts w:ascii="Times New Roman" w:hAnsi="Times New Roman" w:hint="eastAsia"/>
          <w:sz w:val="24"/>
          <w:szCs w:val="24"/>
          <w:lang w:val="en-US"/>
        </w:rPr>
        <w:t xml:space="preserve"> and </w:t>
      </w:r>
      <w:proofErr w:type="spellStart"/>
      <w:r>
        <w:rPr>
          <w:rFonts w:ascii="Times New Roman" w:hAnsi="Times New Roman" w:hint="eastAsia"/>
          <w:sz w:val="24"/>
          <w:szCs w:val="24"/>
          <w:lang w:val="en-US"/>
        </w:rPr>
        <w:t>M</w:t>
      </w:r>
      <w:r w:rsidRPr="00D047B2">
        <w:rPr>
          <w:rFonts w:ascii="Times New Roman" w:hAnsi="Times New Roman" w:hint="eastAsia"/>
          <w:sz w:val="24"/>
          <w:szCs w:val="24"/>
          <w:vertAlign w:val="subscript"/>
          <w:lang w:val="en-US"/>
        </w:rPr>
        <w:t>mean</w:t>
      </w:r>
      <w:proofErr w:type="spellEnd"/>
      <w:r>
        <w:rPr>
          <w:rFonts w:ascii="Times New Roman" w:hAnsi="Times New Roman" w:hint="eastAsia"/>
          <w:sz w:val="24"/>
          <w:szCs w:val="24"/>
          <w:lang w:val="en-US"/>
        </w:rPr>
        <w:t xml:space="preserve"> are the </w:t>
      </w:r>
      <w:r w:rsidR="00AB2743">
        <w:rPr>
          <w:rFonts w:ascii="Times New Roman" w:hAnsi="Times New Roman" w:hint="eastAsia"/>
          <w:sz w:val="24"/>
          <w:szCs w:val="24"/>
          <w:lang w:val="en-US"/>
        </w:rPr>
        <w:t>maximum</w:t>
      </w:r>
      <w:r>
        <w:rPr>
          <w:rFonts w:ascii="Times New Roman" w:hAnsi="Times New Roman" w:hint="eastAsia"/>
          <w:sz w:val="24"/>
          <w:szCs w:val="24"/>
          <w:lang w:val="en-US"/>
        </w:rPr>
        <w:t xml:space="preserve"> and mean value of blade root bending moment. For a Gaussian process, </w:t>
      </w:r>
      <w:r w:rsidR="00730B08">
        <w:rPr>
          <w:rFonts w:ascii="Times New Roman" w:hAnsi="Times New Roman" w:hint="eastAsia"/>
          <w:sz w:val="24"/>
          <w:szCs w:val="24"/>
          <w:lang w:val="en-US"/>
        </w:rPr>
        <w:t>the peak factor</w:t>
      </w:r>
      <w:r>
        <w:rPr>
          <w:rFonts w:ascii="Times New Roman" w:hAnsi="Times New Roman" w:hint="eastAsia"/>
          <w:sz w:val="24"/>
          <w:szCs w:val="24"/>
          <w:lang w:val="en-US"/>
        </w:rPr>
        <w:t xml:space="preserve"> has been</w:t>
      </w:r>
      <w:r w:rsidRPr="00D047B2">
        <w:rPr>
          <w:rFonts w:ascii="Times New Roman" w:hAnsi="Times New Roman" w:hint="eastAsia"/>
          <w:sz w:val="24"/>
          <w:szCs w:val="24"/>
          <w:lang w:val="en-US"/>
        </w:rPr>
        <w:t xml:space="preserve"> shown by Davenport</w:t>
      </w:r>
      <w:r>
        <w:rPr>
          <w:rFonts w:ascii="Times New Roman" w:hAnsi="Times New Roman" w:hint="eastAsia"/>
          <w:sz w:val="24"/>
          <w:szCs w:val="24"/>
          <w:lang w:val="en-US"/>
        </w:rPr>
        <w:t xml:space="preserve"> </w:t>
      </w:r>
      <w:r w:rsidRPr="00D047B2">
        <w:rPr>
          <w:rFonts w:ascii="Times New Roman" w:hAnsi="Times New Roman" w:hint="eastAsia"/>
          <w:sz w:val="24"/>
          <w:szCs w:val="24"/>
          <w:lang w:val="en-US"/>
        </w:rPr>
        <w:t>as</w:t>
      </w:r>
    </w:p>
    <w:p w:rsidR="00D047B2" w:rsidRDefault="00D047B2" w:rsidP="00D047B2">
      <w:pPr>
        <w:jc w:val="center"/>
        <w:rPr>
          <w:rFonts w:ascii="Times New Roman" w:hAnsi="Times New Roman" w:cs="Times New Roman"/>
        </w:rPr>
      </w:pPr>
      <w:r w:rsidRPr="00E74135">
        <w:rPr>
          <w:position w:val="-32"/>
        </w:rPr>
        <w:object w:dxaOrig="2659" w:dyaOrig="700">
          <v:shape id="_x0000_i1040" type="#_x0000_t75" style="width:133.1pt;height:34.9pt" o:ole="">
            <v:imagedata r:id="rId74" o:title=""/>
          </v:shape>
          <o:OLEObject Type="Embed" ProgID="Equation.DSMT4" ShapeID="_x0000_i1040" DrawAspect="Content" ObjectID="_1384542138" r:id="rId75"/>
        </w:object>
      </w:r>
      <w:r w:rsidR="00196B71" w:rsidRPr="000C0AC4">
        <w:rPr>
          <w:rFonts w:ascii="Times New Roman" w:hAnsi="Times New Roman"/>
          <w:sz w:val="24"/>
          <w:szCs w:val="24"/>
          <w:lang w:val="en-US"/>
        </w:rPr>
        <w:fldChar w:fldCharType="begin"/>
      </w:r>
      <w:r w:rsidR="000C0AC4" w:rsidRPr="000C0AC4">
        <w:rPr>
          <w:rFonts w:ascii="Times New Roman" w:hAnsi="Times New Roman"/>
          <w:sz w:val="24"/>
          <w:szCs w:val="24"/>
          <w:lang w:val="en-US"/>
        </w:rPr>
        <w:instrText xml:space="preserve"> MACROBUTTON MTPlaceRef \* MERGEFORMAT </w:instrText>
      </w:r>
      <w:r w:rsidR="00196B71" w:rsidRPr="000C0AC4">
        <w:rPr>
          <w:rFonts w:ascii="Times New Roman" w:hAnsi="Times New Roman"/>
          <w:sz w:val="24"/>
          <w:szCs w:val="24"/>
          <w:lang w:val="en-US"/>
        </w:rPr>
        <w:fldChar w:fldCharType="begin"/>
      </w:r>
      <w:r w:rsidR="000C0AC4" w:rsidRPr="000C0AC4">
        <w:rPr>
          <w:rFonts w:ascii="Times New Roman" w:hAnsi="Times New Roman"/>
          <w:sz w:val="24"/>
          <w:szCs w:val="24"/>
          <w:lang w:val="en-US"/>
        </w:rPr>
        <w:instrText xml:space="preserve"> SEQ MTEqn \h \* MERGEFORMAT </w:instrText>
      </w:r>
      <w:r w:rsidR="00196B71" w:rsidRPr="000C0AC4">
        <w:rPr>
          <w:rFonts w:ascii="Times New Roman" w:hAnsi="Times New Roman"/>
          <w:sz w:val="24"/>
          <w:szCs w:val="24"/>
          <w:lang w:val="en-US"/>
        </w:rPr>
        <w:fldChar w:fldCharType="end"/>
      </w:r>
      <w:r w:rsidR="000C0AC4" w:rsidRPr="000C0AC4">
        <w:rPr>
          <w:rFonts w:ascii="Times New Roman" w:hAnsi="Times New Roman"/>
          <w:sz w:val="24"/>
          <w:szCs w:val="24"/>
          <w:lang w:val="en-US"/>
        </w:rPr>
        <w:instrText>(</w:instrText>
      </w:r>
      <w:fldSimple w:instr=" SEQ MTEqn \c \* Arabic \* MERGEFORMAT ">
        <w:r w:rsidR="00B62AE3" w:rsidRPr="00B62AE3">
          <w:rPr>
            <w:rFonts w:ascii="Times New Roman" w:hAnsi="Times New Roman"/>
            <w:noProof/>
            <w:sz w:val="24"/>
            <w:szCs w:val="24"/>
            <w:lang w:val="en-US"/>
          </w:rPr>
          <w:instrText>15</w:instrText>
        </w:r>
      </w:fldSimple>
      <w:r w:rsidR="000C0AC4" w:rsidRPr="000C0AC4">
        <w:rPr>
          <w:rFonts w:ascii="Times New Roman" w:hAnsi="Times New Roman"/>
          <w:sz w:val="24"/>
          <w:szCs w:val="24"/>
          <w:lang w:val="en-US"/>
        </w:rPr>
        <w:instrText>)</w:instrText>
      </w:r>
      <w:r w:rsidR="00196B71" w:rsidRPr="000C0AC4">
        <w:rPr>
          <w:rFonts w:ascii="Times New Roman" w:hAnsi="Times New Roman"/>
          <w:sz w:val="24"/>
          <w:szCs w:val="24"/>
          <w:lang w:val="en-US"/>
        </w:rPr>
        <w:fldChar w:fldCharType="end"/>
      </w:r>
    </w:p>
    <w:p w:rsidR="00796D73" w:rsidRPr="005534F2" w:rsidRDefault="00D047B2" w:rsidP="000A6291">
      <w:pPr>
        <w:pStyle w:val="MTDisplayEquation"/>
        <w:jc w:val="both"/>
        <w:rPr>
          <w:rFonts w:cstheme="minorBidi"/>
          <w:sz w:val="24"/>
          <w:szCs w:val="24"/>
        </w:rPr>
      </w:pPr>
      <w:r w:rsidRPr="00D047B2">
        <w:rPr>
          <w:rFonts w:cstheme="minorBidi"/>
          <w:sz w:val="24"/>
          <w:szCs w:val="24"/>
        </w:rPr>
        <w:t>W</w:t>
      </w:r>
      <w:r w:rsidRPr="00D047B2">
        <w:rPr>
          <w:rFonts w:cstheme="minorBidi" w:hint="eastAsia"/>
          <w:sz w:val="24"/>
          <w:szCs w:val="24"/>
        </w:rPr>
        <w:t xml:space="preserve">here </w:t>
      </w:r>
      <w:r w:rsidRPr="00D047B2">
        <w:rPr>
          <w:rFonts w:cstheme="minorBidi"/>
          <w:sz w:val="24"/>
          <w:szCs w:val="24"/>
        </w:rPr>
        <w:t>ν</w:t>
      </w:r>
      <w:r w:rsidRPr="00D047B2">
        <w:rPr>
          <w:rFonts w:cstheme="minorBidi" w:hint="eastAsia"/>
          <w:sz w:val="24"/>
          <w:szCs w:val="24"/>
        </w:rPr>
        <w:t xml:space="preserve"> is the mean zero-</w:t>
      </w:r>
      <w:proofErr w:type="spellStart"/>
      <w:r w:rsidRPr="00D047B2">
        <w:rPr>
          <w:rFonts w:cstheme="minorBidi" w:hint="eastAsia"/>
          <w:sz w:val="24"/>
          <w:szCs w:val="24"/>
        </w:rPr>
        <w:t>upcrossing</w:t>
      </w:r>
      <w:proofErr w:type="spellEnd"/>
      <w:r w:rsidRPr="00D047B2">
        <w:rPr>
          <w:rFonts w:cstheme="minorBidi" w:hint="eastAsia"/>
          <w:sz w:val="24"/>
          <w:szCs w:val="24"/>
        </w:rPr>
        <w:t xml:space="preserve"> frequency of the root moment fluctuations and T is the </w:t>
      </w:r>
      <w:r w:rsidR="00837B6A">
        <w:rPr>
          <w:rFonts w:cstheme="minorBidi" w:hint="eastAsia"/>
          <w:sz w:val="24"/>
          <w:szCs w:val="24"/>
        </w:rPr>
        <w:t>mean wind speed aver</w:t>
      </w:r>
      <w:r w:rsidR="00730B08">
        <w:rPr>
          <w:rFonts w:cstheme="minorBidi" w:hint="eastAsia"/>
          <w:sz w:val="24"/>
          <w:szCs w:val="24"/>
        </w:rPr>
        <w:t>a</w:t>
      </w:r>
      <w:r w:rsidR="00837B6A">
        <w:rPr>
          <w:rFonts w:cstheme="minorBidi" w:hint="eastAsia"/>
          <w:sz w:val="24"/>
          <w:szCs w:val="24"/>
        </w:rPr>
        <w:t>ging period</w:t>
      </w:r>
      <w:r w:rsidRPr="00D047B2">
        <w:rPr>
          <w:rFonts w:cstheme="minorBidi" w:hint="eastAsia"/>
          <w:sz w:val="24"/>
          <w:szCs w:val="24"/>
        </w:rPr>
        <w:t xml:space="preserve">. </w:t>
      </w:r>
      <w:r w:rsidR="00AB2743">
        <w:rPr>
          <w:rFonts w:cstheme="minorBidi" w:hint="eastAsia"/>
          <w:sz w:val="24"/>
          <w:szCs w:val="24"/>
        </w:rPr>
        <w:t>Note that g in Eq.</w:t>
      </w:r>
      <w:r w:rsidR="004F5589">
        <w:rPr>
          <w:rFonts w:cstheme="minorBidi"/>
          <w:sz w:val="24"/>
          <w:szCs w:val="24"/>
        </w:rPr>
        <w:t xml:space="preserve"> </w:t>
      </w:r>
      <w:r w:rsidR="000A6291">
        <w:rPr>
          <w:rFonts w:cstheme="minorBidi"/>
          <w:sz w:val="24"/>
          <w:szCs w:val="24"/>
        </w:rPr>
        <w:t>(15)</w:t>
      </w:r>
      <w:r w:rsidR="00AB2743">
        <w:rPr>
          <w:rFonts w:cstheme="minorBidi" w:hint="eastAsia"/>
          <w:sz w:val="24"/>
          <w:szCs w:val="24"/>
        </w:rPr>
        <w:t xml:space="preserve"> is the asymptotic value which is used to derive the expected value of the largest maximum.</w:t>
      </w:r>
      <w:r w:rsidR="00730B08">
        <w:rPr>
          <w:rFonts w:cstheme="minorBidi" w:hint="eastAsia"/>
          <w:sz w:val="24"/>
          <w:szCs w:val="24"/>
        </w:rPr>
        <w:t xml:space="preserve"> The blade </w:t>
      </w:r>
      <w:proofErr w:type="spellStart"/>
      <w:r w:rsidR="00730B08">
        <w:rPr>
          <w:rFonts w:cstheme="minorBidi" w:hint="eastAsia"/>
          <w:sz w:val="24"/>
          <w:szCs w:val="24"/>
        </w:rPr>
        <w:t>flapwise</w:t>
      </w:r>
      <w:proofErr w:type="spellEnd"/>
      <w:r w:rsidR="00730B08">
        <w:rPr>
          <w:rFonts w:cstheme="minorBidi" w:hint="eastAsia"/>
          <w:sz w:val="24"/>
          <w:szCs w:val="24"/>
        </w:rPr>
        <w:t xml:space="preserve"> bending moment is approximately Gaussian and g is </w:t>
      </w:r>
      <w:r w:rsidR="00E963F1">
        <w:rPr>
          <w:rFonts w:cstheme="minorBidi" w:hint="eastAsia"/>
          <w:sz w:val="24"/>
          <w:szCs w:val="24"/>
        </w:rPr>
        <w:t>close to</w:t>
      </w:r>
      <w:r w:rsidR="00730B08">
        <w:rPr>
          <w:rFonts w:cstheme="minorBidi" w:hint="eastAsia"/>
          <w:sz w:val="24"/>
          <w:szCs w:val="24"/>
        </w:rPr>
        <w:t xml:space="preserve"> 3.9 in this study.</w:t>
      </w:r>
    </w:p>
    <w:p w:rsidR="00796D73" w:rsidRDefault="00796D73" w:rsidP="005534F2">
      <w:pPr>
        <w:jc w:val="center"/>
        <w:rPr>
          <w:lang w:val="en-US"/>
        </w:rPr>
      </w:pPr>
      <w:r>
        <w:rPr>
          <w:rFonts w:hint="eastAsia"/>
          <w:noProof/>
        </w:rPr>
        <w:drawing>
          <wp:inline distT="0" distB="0" distL="0" distR="0">
            <wp:extent cx="3271859" cy="2611581"/>
            <wp:effectExtent l="19050" t="0" r="4741" b="0"/>
            <wp:docPr id="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6" cstate="print"/>
                    <a:srcRect l="2730" t="5210" r="8249"/>
                    <a:stretch>
                      <a:fillRect/>
                    </a:stretch>
                  </pic:blipFill>
                  <pic:spPr bwMode="auto">
                    <a:xfrm>
                      <a:off x="0" y="0"/>
                      <a:ext cx="3275341" cy="2614360"/>
                    </a:xfrm>
                    <a:prstGeom prst="rect">
                      <a:avLst/>
                    </a:prstGeom>
                    <a:noFill/>
                    <a:ln w="9525">
                      <a:noFill/>
                      <a:miter lim="800000"/>
                      <a:headEnd/>
                      <a:tailEnd/>
                    </a:ln>
                  </pic:spPr>
                </pic:pic>
              </a:graphicData>
            </a:graphic>
          </wp:inline>
        </w:drawing>
      </w:r>
    </w:p>
    <w:p w:rsidR="00730B08" w:rsidRPr="005619AF" w:rsidRDefault="005619AF" w:rsidP="005619AF">
      <w:pPr>
        <w:autoSpaceDE w:val="0"/>
        <w:autoSpaceDN w:val="0"/>
        <w:adjustRightInd w:val="0"/>
        <w:spacing w:after="0" w:line="240" w:lineRule="auto"/>
        <w:jc w:val="center"/>
        <w:rPr>
          <w:rFonts w:ascii="Times New Roman" w:hAnsi="Times New Roman" w:cs="Times New Roman"/>
          <w:lang w:val="en-US"/>
        </w:rPr>
      </w:pPr>
      <w:proofErr w:type="gramStart"/>
      <w:r w:rsidRPr="005619AF">
        <w:rPr>
          <w:rFonts w:ascii="Times New Roman" w:hAnsi="Times New Roman" w:cs="Times New Roman" w:hint="eastAsia"/>
          <w:lang w:val="en-US"/>
        </w:rPr>
        <w:t>Fig.</w:t>
      </w:r>
      <w:proofErr w:type="gramEnd"/>
      <w:del w:id="573" w:author="jiangzhiy" w:date="2011-12-03T20:41:00Z">
        <w:r w:rsidRPr="005619AF" w:rsidDel="006C5C6B">
          <w:rPr>
            <w:rFonts w:ascii="Times New Roman" w:hAnsi="Times New Roman" w:cs="Times New Roman" w:hint="eastAsia"/>
            <w:lang w:val="en-US"/>
          </w:rPr>
          <w:delText>3</w:delText>
        </w:r>
        <w:r w:rsidR="00A239E4" w:rsidDel="006C5C6B">
          <w:rPr>
            <w:rFonts w:ascii="Times New Roman" w:hAnsi="Times New Roman" w:cs="Times New Roman"/>
            <w:lang w:val="en-US"/>
          </w:rPr>
          <w:delText>2</w:delText>
        </w:r>
        <w:r w:rsidRPr="005619AF" w:rsidDel="006C5C6B">
          <w:rPr>
            <w:rFonts w:ascii="Times New Roman" w:hAnsi="Times New Roman" w:cs="Times New Roman" w:hint="eastAsia"/>
            <w:lang w:val="en-US"/>
          </w:rPr>
          <w:delText xml:space="preserve"> </w:delText>
        </w:r>
      </w:del>
      <w:ins w:id="574" w:author="jiangzhiy" w:date="2011-12-03T20:41:00Z">
        <w:r w:rsidR="006C5C6B" w:rsidRPr="005619AF">
          <w:rPr>
            <w:rFonts w:ascii="Times New Roman" w:hAnsi="Times New Roman" w:cs="Times New Roman" w:hint="eastAsia"/>
            <w:lang w:val="en-US"/>
          </w:rPr>
          <w:t>3</w:t>
        </w:r>
        <w:r w:rsidR="006C5C6B">
          <w:rPr>
            <w:rFonts w:ascii="Times New Roman" w:hAnsi="Times New Roman" w:cs="Times New Roman" w:hint="eastAsia"/>
            <w:lang w:val="en-US"/>
          </w:rPr>
          <w:t>3</w:t>
        </w:r>
        <w:r w:rsidR="006C5C6B" w:rsidRPr="005619AF">
          <w:rPr>
            <w:rFonts w:ascii="Times New Roman" w:hAnsi="Times New Roman" w:cs="Times New Roman" w:hint="eastAsia"/>
            <w:lang w:val="en-US"/>
          </w:rPr>
          <w:t xml:space="preserve"> </w:t>
        </w:r>
      </w:ins>
      <w:r w:rsidR="00730B08" w:rsidRPr="005619AF">
        <w:rPr>
          <w:rFonts w:ascii="Times New Roman" w:hAnsi="Times New Roman" w:cs="Times New Roman" w:hint="eastAsia"/>
          <w:lang w:val="en-US"/>
        </w:rPr>
        <w:t xml:space="preserve">Peak factor of </w:t>
      </w:r>
      <w:proofErr w:type="spellStart"/>
      <w:r w:rsidR="00730B08" w:rsidRPr="005619AF">
        <w:rPr>
          <w:rFonts w:ascii="Times New Roman" w:hAnsi="Times New Roman" w:cs="Times New Roman" w:hint="eastAsia"/>
          <w:lang w:val="en-US"/>
        </w:rPr>
        <w:t>flapwise</w:t>
      </w:r>
      <w:proofErr w:type="spellEnd"/>
      <w:r w:rsidR="00730B08" w:rsidRPr="005619AF">
        <w:rPr>
          <w:rFonts w:ascii="Times New Roman" w:hAnsi="Times New Roman" w:cs="Times New Roman" w:hint="eastAsia"/>
          <w:lang w:val="en-US"/>
        </w:rPr>
        <w:t xml:space="preserve"> bending moment of blade</w:t>
      </w:r>
      <w:r w:rsidR="004F5589">
        <w:rPr>
          <w:rFonts w:ascii="Times New Roman" w:hAnsi="Times New Roman" w:cs="Times New Roman"/>
          <w:lang w:val="en-US"/>
        </w:rPr>
        <w:t xml:space="preserve"> </w:t>
      </w:r>
      <w:r w:rsidR="00730B08" w:rsidRPr="005619AF">
        <w:rPr>
          <w:rFonts w:ascii="Times New Roman" w:hAnsi="Times New Roman" w:cs="Times New Roman" w:hint="eastAsia"/>
          <w:lang w:val="en-US"/>
        </w:rPr>
        <w:t xml:space="preserve">1, </w:t>
      </w:r>
      <w:r w:rsidR="00730B08" w:rsidRPr="005619AF">
        <w:rPr>
          <w:rFonts w:ascii="Times New Roman" w:hAnsi="Times New Roman" w:cs="Times New Roman"/>
          <w:lang w:val="en-US"/>
        </w:rPr>
        <w:t>γ</w:t>
      </w:r>
      <w:r w:rsidR="00730B08" w:rsidRPr="004F5589">
        <w:rPr>
          <w:rFonts w:ascii="Times New Roman" w:hAnsi="Times New Roman" w:cs="Times New Roman"/>
          <w:vertAlign w:val="subscript"/>
          <w:lang w:val="en-US"/>
        </w:rPr>
        <w:t>1</w:t>
      </w:r>
      <w:r w:rsidR="00730B08" w:rsidRPr="005619AF">
        <w:rPr>
          <w:rFonts w:ascii="Times New Roman" w:hAnsi="Times New Roman" w:cs="Times New Roman" w:hint="eastAsia"/>
          <w:lang w:val="en-US"/>
        </w:rPr>
        <w:t>=</w:t>
      </w:r>
      <w:r w:rsidR="00B976E5">
        <w:rPr>
          <w:rFonts w:ascii="Times New Roman" w:hAnsi="Times New Roman" w:cs="Times New Roman"/>
          <w:lang w:val="en-US"/>
        </w:rPr>
        <w:t>3</w:t>
      </w:r>
      <w:r w:rsidR="00730B08" w:rsidRPr="005619AF">
        <w:rPr>
          <w:rFonts w:ascii="Times New Roman" w:hAnsi="Times New Roman" w:cs="Times New Roman" w:hint="eastAsia"/>
          <w:lang w:val="en-US"/>
        </w:rPr>
        <w:t xml:space="preserve">0 deg, </w:t>
      </w:r>
      <w:r w:rsidR="00730B08" w:rsidRPr="005619AF">
        <w:rPr>
          <w:rFonts w:ascii="Times New Roman" w:hAnsi="Times New Roman" w:cs="Times New Roman"/>
          <w:lang w:val="en-US"/>
        </w:rPr>
        <w:t>γ</w:t>
      </w:r>
      <w:r w:rsidR="00B976E5" w:rsidRPr="004F5589">
        <w:rPr>
          <w:rFonts w:ascii="Times New Roman" w:hAnsi="Times New Roman" w:cs="Times New Roman" w:hint="eastAsia"/>
          <w:vertAlign w:val="subscript"/>
          <w:lang w:val="en-US"/>
        </w:rPr>
        <w:t>2</w:t>
      </w:r>
      <w:r w:rsidR="00B976E5">
        <w:rPr>
          <w:rFonts w:ascii="Times New Roman" w:hAnsi="Times New Roman" w:cs="Times New Roman" w:hint="eastAsia"/>
          <w:lang w:val="en-US"/>
        </w:rPr>
        <w:t>=</w:t>
      </w:r>
      <w:r w:rsidR="00730B08" w:rsidRPr="005619AF">
        <w:rPr>
          <w:rFonts w:ascii="Times New Roman" w:hAnsi="Times New Roman" w:cs="Times New Roman" w:hint="eastAsia"/>
          <w:lang w:val="en-US"/>
        </w:rPr>
        <w:t>0 deg</w:t>
      </w:r>
      <w:del w:id="575" w:author="jiangzhiy" w:date="2011-12-04T20:40:00Z">
        <w:r w:rsidR="00730B08" w:rsidRPr="005619AF" w:rsidDel="000E4D1E">
          <w:rPr>
            <w:rFonts w:ascii="Times New Roman" w:hAnsi="Times New Roman" w:cs="Times New Roman" w:hint="eastAsia"/>
            <w:lang w:val="en-US"/>
          </w:rPr>
          <w:delText xml:space="preserve">, </w:delText>
        </w:r>
        <w:r w:rsidR="004F5589" w:rsidDel="000E4D1E">
          <w:rPr>
            <w:rFonts w:ascii="Times New Roman" w:hAnsi="Times New Roman" w:cs="Times New Roman"/>
            <w:lang w:val="en-US"/>
          </w:rPr>
          <w:delText>s</w:delText>
        </w:r>
        <w:r w:rsidR="00730B08" w:rsidRPr="005619AF" w:rsidDel="000E4D1E">
          <w:rPr>
            <w:rFonts w:ascii="Times New Roman" w:hAnsi="Times New Roman" w:cs="Times New Roman" w:hint="eastAsia"/>
            <w:lang w:val="en-US"/>
          </w:rPr>
          <w:delText xml:space="preserve">ea </w:delText>
        </w:r>
        <w:r w:rsidR="004F5589" w:rsidDel="000E4D1E">
          <w:rPr>
            <w:rFonts w:ascii="Times New Roman" w:hAnsi="Times New Roman" w:cs="Times New Roman"/>
            <w:lang w:val="en-US"/>
          </w:rPr>
          <w:delText>s</w:delText>
        </w:r>
        <w:r w:rsidR="00730B08" w:rsidRPr="005619AF" w:rsidDel="000E4D1E">
          <w:rPr>
            <w:rFonts w:ascii="Times New Roman" w:hAnsi="Times New Roman" w:cs="Times New Roman" w:hint="eastAsia"/>
            <w:lang w:val="en-US"/>
          </w:rPr>
          <w:delText>tate B</w:delText>
        </w:r>
      </w:del>
    </w:p>
    <w:p w:rsidR="005534F2" w:rsidDel="00571E6C" w:rsidRDefault="005534F2" w:rsidP="003C6DDE">
      <w:pPr>
        <w:jc w:val="both"/>
        <w:rPr>
          <w:del w:id="576" w:author="jiangzhiy" w:date="2011-12-04T20:50:00Z"/>
          <w:rFonts w:ascii="Times New Roman" w:hAnsi="Times New Roman"/>
          <w:sz w:val="24"/>
          <w:szCs w:val="24"/>
          <w:lang w:val="en-US"/>
        </w:rPr>
      </w:pPr>
      <w:r w:rsidRPr="005534F2">
        <w:rPr>
          <w:rFonts w:ascii="Times New Roman" w:hAnsi="Times New Roman" w:hint="eastAsia"/>
          <w:sz w:val="24"/>
          <w:szCs w:val="24"/>
          <w:lang w:val="en-US"/>
        </w:rPr>
        <w:t xml:space="preserve">As shown by </w:t>
      </w:r>
      <w:del w:id="577" w:author="jiangzhiy" w:date="2011-12-04T11:58:00Z">
        <w:r w:rsidRPr="005534F2" w:rsidDel="00D16C9E">
          <w:rPr>
            <w:rFonts w:ascii="Times New Roman" w:hAnsi="Times New Roman" w:hint="eastAsia"/>
            <w:sz w:val="24"/>
            <w:szCs w:val="24"/>
            <w:lang w:val="en-US"/>
          </w:rPr>
          <w:delText>Fig.</w:delText>
        </w:r>
        <w:r w:rsidR="00797280" w:rsidDel="00D16C9E">
          <w:rPr>
            <w:rFonts w:ascii="Times New Roman" w:hAnsi="Times New Roman" w:hint="eastAsia"/>
            <w:sz w:val="24"/>
            <w:szCs w:val="24"/>
            <w:lang w:val="en-US"/>
          </w:rPr>
          <w:delText xml:space="preserve"> 32</w:delText>
        </w:r>
      </w:del>
      <w:ins w:id="578" w:author="jiangzhiy" w:date="2011-12-04T11:58:00Z">
        <w:r w:rsidR="00D16C9E">
          <w:rPr>
            <w:rFonts w:ascii="Times New Roman" w:hAnsi="Times New Roman" w:hint="eastAsia"/>
            <w:sz w:val="24"/>
            <w:szCs w:val="24"/>
            <w:lang w:val="en-US"/>
          </w:rPr>
          <w:t>Fig. 33</w:t>
        </w:r>
      </w:ins>
      <w:r>
        <w:rPr>
          <w:rFonts w:ascii="Times New Roman" w:hAnsi="Times New Roman" w:hint="eastAsia"/>
          <w:sz w:val="24"/>
          <w:szCs w:val="24"/>
          <w:lang w:val="en-US"/>
        </w:rPr>
        <w:t xml:space="preserve">, the </w:t>
      </w:r>
      <w:r w:rsidR="00730B08">
        <w:rPr>
          <w:rFonts w:ascii="Times New Roman" w:hAnsi="Times New Roman" w:hint="eastAsia"/>
          <w:sz w:val="24"/>
          <w:szCs w:val="24"/>
          <w:lang w:val="en-US"/>
        </w:rPr>
        <w:t xml:space="preserve">peak factors </w:t>
      </w:r>
      <w:r>
        <w:rPr>
          <w:rFonts w:ascii="Times New Roman" w:hAnsi="Times New Roman" w:hint="eastAsia"/>
          <w:sz w:val="24"/>
          <w:szCs w:val="24"/>
          <w:lang w:val="en-US"/>
        </w:rPr>
        <w:t xml:space="preserve">of the </w:t>
      </w:r>
      <w:r w:rsidR="00730B08">
        <w:rPr>
          <w:rFonts w:ascii="Times New Roman" w:hAnsi="Times New Roman" w:hint="eastAsia"/>
          <w:sz w:val="24"/>
          <w:szCs w:val="24"/>
          <w:lang w:val="en-US"/>
        </w:rPr>
        <w:t>responses with fault</w:t>
      </w:r>
      <w:r w:rsidR="003C6DDE">
        <w:rPr>
          <w:rFonts w:ascii="Times New Roman" w:hAnsi="Times New Roman" w:hint="eastAsia"/>
          <w:sz w:val="24"/>
          <w:szCs w:val="24"/>
          <w:lang w:val="en-US"/>
        </w:rPr>
        <w:t xml:space="preserve"> type 1 and 3</w:t>
      </w:r>
      <w:r w:rsidR="00730B08">
        <w:rPr>
          <w:rFonts w:ascii="Times New Roman" w:hAnsi="Times New Roman" w:hint="eastAsia"/>
          <w:sz w:val="24"/>
          <w:szCs w:val="24"/>
          <w:lang w:val="en-US"/>
        </w:rPr>
        <w:t xml:space="preserve"> </w:t>
      </w:r>
      <w:r w:rsidR="0004166A">
        <w:rPr>
          <w:rFonts w:ascii="Times New Roman" w:hAnsi="Times New Roman" w:hint="eastAsia"/>
          <w:sz w:val="24"/>
          <w:szCs w:val="24"/>
          <w:lang w:val="en-US"/>
        </w:rPr>
        <w:t>are generally</w:t>
      </w:r>
      <w:r w:rsidR="00730B08">
        <w:rPr>
          <w:rFonts w:ascii="Times New Roman" w:hAnsi="Times New Roman" w:hint="eastAsia"/>
          <w:sz w:val="24"/>
          <w:szCs w:val="24"/>
          <w:lang w:val="en-US"/>
        </w:rPr>
        <w:t xml:space="preserve"> higher than the </w:t>
      </w:r>
      <w:r w:rsidR="00730B08">
        <w:rPr>
          <w:rFonts w:ascii="Times New Roman" w:hAnsi="Times New Roman"/>
          <w:sz w:val="24"/>
          <w:szCs w:val="24"/>
          <w:lang w:val="en-US"/>
        </w:rPr>
        <w:t>asymptotic</w:t>
      </w:r>
      <w:r w:rsidR="00730B08">
        <w:rPr>
          <w:rFonts w:ascii="Times New Roman" w:hAnsi="Times New Roman" w:hint="eastAsia"/>
          <w:sz w:val="24"/>
          <w:szCs w:val="24"/>
          <w:lang w:val="en-US"/>
        </w:rPr>
        <w:t xml:space="preserve"> value</w:t>
      </w:r>
      <w:del w:id="579" w:author="jiangzhiy" w:date="2011-12-04T20:41:00Z">
        <w:r w:rsidR="0004166A" w:rsidDel="00571E6C">
          <w:rPr>
            <w:rFonts w:ascii="Times New Roman" w:hAnsi="Times New Roman" w:hint="eastAsia"/>
            <w:sz w:val="24"/>
            <w:szCs w:val="24"/>
            <w:lang w:val="en-US"/>
          </w:rPr>
          <w:delText xml:space="preserve"> </w:delText>
        </w:r>
      </w:del>
      <w:ins w:id="580" w:author="jiangzhiy" w:date="2011-12-04T20:41:00Z">
        <w:r w:rsidR="00571E6C">
          <w:rPr>
            <w:rFonts w:ascii="Times New Roman" w:hAnsi="Times New Roman" w:hint="eastAsia"/>
            <w:sz w:val="24"/>
            <w:szCs w:val="24"/>
            <w:lang w:val="en-US"/>
          </w:rPr>
          <w:t xml:space="preserve"> for a given blade azimuth and wave misalignment</w:t>
        </w:r>
      </w:ins>
      <w:del w:id="581" w:author="jiangzhiy" w:date="2011-12-04T20:41:00Z">
        <w:r w:rsidR="0004166A" w:rsidDel="00571E6C">
          <w:rPr>
            <w:rFonts w:ascii="Times New Roman" w:hAnsi="Times New Roman" w:hint="eastAsia"/>
            <w:sz w:val="24"/>
            <w:szCs w:val="24"/>
            <w:lang w:val="en-US"/>
          </w:rPr>
          <w:delText>and the results</w:delText>
        </w:r>
        <w:r w:rsidR="000A6291" w:rsidDel="00571E6C">
          <w:rPr>
            <w:rFonts w:ascii="Times New Roman" w:hAnsi="Times New Roman"/>
            <w:sz w:val="24"/>
            <w:szCs w:val="24"/>
            <w:lang w:val="en-US"/>
          </w:rPr>
          <w:delText xml:space="preserve"> of the normal condition</w:delText>
        </w:r>
      </w:del>
      <w:r w:rsidR="0004166A">
        <w:rPr>
          <w:rFonts w:ascii="Times New Roman" w:hAnsi="Times New Roman" w:hint="eastAsia"/>
          <w:sz w:val="24"/>
          <w:szCs w:val="24"/>
          <w:lang w:val="en-US"/>
        </w:rPr>
        <w:t>.</w:t>
      </w:r>
      <w:r w:rsidR="00730B08">
        <w:rPr>
          <w:rFonts w:ascii="Times New Roman" w:hAnsi="Times New Roman" w:hint="eastAsia"/>
          <w:sz w:val="24"/>
          <w:szCs w:val="24"/>
          <w:lang w:val="en-US"/>
        </w:rPr>
        <w:t xml:space="preserve"> </w:t>
      </w:r>
      <w:r w:rsidR="001275CD">
        <w:rPr>
          <w:rFonts w:ascii="Times New Roman" w:hAnsi="Times New Roman" w:hint="eastAsia"/>
          <w:sz w:val="24"/>
          <w:szCs w:val="24"/>
          <w:lang w:val="en-US"/>
        </w:rPr>
        <w:t xml:space="preserve">This is likely to be caused by the larger pitch, surge and roll motion response of the platform upon the </w:t>
      </w:r>
      <w:r w:rsidR="001275CD">
        <w:rPr>
          <w:rFonts w:ascii="Times New Roman" w:hAnsi="Times New Roman"/>
          <w:sz w:val="24"/>
          <w:szCs w:val="24"/>
          <w:lang w:val="en-US"/>
        </w:rPr>
        <w:t>occurrence</w:t>
      </w:r>
      <w:r w:rsidR="001275CD">
        <w:rPr>
          <w:rFonts w:ascii="Times New Roman" w:hAnsi="Times New Roman" w:hint="eastAsia"/>
          <w:sz w:val="24"/>
          <w:szCs w:val="24"/>
          <w:lang w:val="en-US"/>
        </w:rPr>
        <w:t xml:space="preserve"> of fault. </w:t>
      </w:r>
      <w:r w:rsidR="00730B08">
        <w:rPr>
          <w:rFonts w:ascii="Times New Roman" w:hAnsi="Times New Roman" w:hint="eastAsia"/>
          <w:sz w:val="24"/>
          <w:szCs w:val="24"/>
          <w:lang w:val="en-US"/>
        </w:rPr>
        <w:t xml:space="preserve">The large excursion of </w:t>
      </w:r>
      <w:r w:rsidR="0004166A">
        <w:rPr>
          <w:rFonts w:ascii="Times New Roman" w:hAnsi="Times New Roman" w:hint="eastAsia"/>
          <w:sz w:val="24"/>
          <w:szCs w:val="24"/>
          <w:lang w:val="en-US"/>
        </w:rPr>
        <w:t>peak factors from asymptotic is expected to d</w:t>
      </w:r>
      <w:r w:rsidR="00AF0888">
        <w:rPr>
          <w:rFonts w:ascii="Times New Roman" w:hAnsi="Times New Roman" w:hint="eastAsia"/>
          <w:sz w:val="24"/>
          <w:szCs w:val="24"/>
          <w:lang w:val="en-US"/>
        </w:rPr>
        <w:t>rop</w:t>
      </w:r>
      <w:r w:rsidR="0004166A">
        <w:rPr>
          <w:rFonts w:ascii="Times New Roman" w:hAnsi="Times New Roman" w:hint="eastAsia"/>
          <w:sz w:val="24"/>
          <w:szCs w:val="24"/>
          <w:lang w:val="en-US"/>
        </w:rPr>
        <w:t xml:space="preserve"> as the number of simulation is increased.</w:t>
      </w:r>
      <w:r w:rsidR="00AF0888">
        <w:rPr>
          <w:rFonts w:ascii="Times New Roman" w:hAnsi="Times New Roman" w:hint="eastAsia"/>
          <w:sz w:val="24"/>
          <w:szCs w:val="24"/>
          <w:lang w:val="en-US"/>
        </w:rPr>
        <w:t xml:space="preserve"> </w:t>
      </w:r>
    </w:p>
    <w:p w:rsidR="00E963F1" w:rsidRDefault="00E963F1" w:rsidP="003C6DDE">
      <w:pPr>
        <w:jc w:val="both"/>
        <w:rPr>
          <w:rFonts w:ascii="Times New Roman" w:hAnsi="Times New Roman"/>
          <w:sz w:val="24"/>
          <w:szCs w:val="24"/>
          <w:lang w:val="en-US"/>
        </w:rPr>
      </w:pPr>
    </w:p>
    <w:p w:rsidR="003C6DDE" w:rsidRDefault="00E963F1" w:rsidP="003C6DDE">
      <w:pPr>
        <w:jc w:val="both"/>
        <w:rPr>
          <w:rFonts w:ascii="Times New Roman" w:hAnsi="Times New Roman"/>
          <w:sz w:val="24"/>
          <w:szCs w:val="24"/>
          <w:lang w:val="en-US"/>
        </w:rPr>
      </w:pPr>
      <w:r>
        <w:rPr>
          <w:rFonts w:ascii="Times New Roman" w:hAnsi="Times New Roman" w:hint="eastAsia"/>
          <w:sz w:val="24"/>
          <w:szCs w:val="24"/>
          <w:lang w:val="en-US"/>
        </w:rPr>
        <w:t>CONCLUSIONS</w:t>
      </w:r>
      <w:r w:rsidR="001E1EDB">
        <w:rPr>
          <w:rFonts w:ascii="Times New Roman" w:hAnsi="Times New Roman" w:hint="eastAsia"/>
          <w:sz w:val="24"/>
          <w:szCs w:val="24"/>
          <w:lang w:val="en-US"/>
        </w:rPr>
        <w:t xml:space="preserve"> </w:t>
      </w:r>
      <w:del w:id="582" w:author="jiangzhiy" w:date="2011-12-04T20:28:00Z">
        <w:r w:rsidR="001E1EDB" w:rsidDel="000E4D1E">
          <w:rPr>
            <w:rFonts w:ascii="Times New Roman" w:hAnsi="Times New Roman" w:hint="eastAsia"/>
            <w:sz w:val="24"/>
            <w:szCs w:val="24"/>
            <w:lang w:val="en-US"/>
          </w:rPr>
          <w:delText>AND FUTURE WORK</w:delText>
        </w:r>
      </w:del>
    </w:p>
    <w:p w:rsidR="003C6DDE" w:rsidRDefault="00630D2A" w:rsidP="003C6DDE">
      <w:pPr>
        <w:jc w:val="both"/>
        <w:rPr>
          <w:rFonts w:ascii="Times New Roman" w:hAnsi="Times New Roman"/>
          <w:sz w:val="24"/>
          <w:szCs w:val="24"/>
          <w:lang w:val="en-US"/>
        </w:rPr>
      </w:pPr>
      <w:r>
        <w:rPr>
          <w:rFonts w:ascii="Times New Roman" w:hAnsi="Times New Roman" w:hint="eastAsia"/>
          <w:sz w:val="24"/>
          <w:szCs w:val="24"/>
          <w:lang w:val="en-US"/>
        </w:rPr>
        <w:t>It is parked wind turbines that are likely to experience challenging environments. Besides, t</w:t>
      </w:r>
      <w:r w:rsidR="001E1EDB">
        <w:rPr>
          <w:rFonts w:ascii="Times New Roman" w:hAnsi="Times New Roman" w:hint="eastAsia"/>
          <w:sz w:val="24"/>
          <w:szCs w:val="24"/>
          <w:lang w:val="en-US"/>
        </w:rPr>
        <w:t xml:space="preserve">he </w:t>
      </w:r>
      <w:r w:rsidR="001E1EDB">
        <w:rPr>
          <w:rFonts w:ascii="Times New Roman" w:hAnsi="Times New Roman"/>
          <w:sz w:val="24"/>
          <w:szCs w:val="24"/>
          <w:lang w:val="en-US"/>
        </w:rPr>
        <w:t>occurrence</w:t>
      </w:r>
      <w:r w:rsidR="001E1EDB">
        <w:rPr>
          <w:rFonts w:ascii="Times New Roman" w:hAnsi="Times New Roman" w:hint="eastAsia"/>
          <w:sz w:val="24"/>
          <w:szCs w:val="24"/>
          <w:lang w:val="en-US"/>
        </w:rPr>
        <w:t xml:space="preserve"> of fault </w:t>
      </w:r>
      <w:r w:rsidR="00193988">
        <w:rPr>
          <w:rFonts w:ascii="Times New Roman" w:hAnsi="Times New Roman" w:hint="eastAsia"/>
          <w:sz w:val="24"/>
          <w:szCs w:val="24"/>
          <w:lang w:val="en-US"/>
        </w:rPr>
        <w:t xml:space="preserve">poses </w:t>
      </w:r>
      <w:r>
        <w:rPr>
          <w:rFonts w:ascii="Times New Roman" w:hAnsi="Times New Roman" w:hint="eastAsia"/>
          <w:sz w:val="24"/>
          <w:szCs w:val="24"/>
          <w:lang w:val="en-US"/>
        </w:rPr>
        <w:t xml:space="preserve">extra </w:t>
      </w:r>
      <w:r w:rsidR="00193988">
        <w:rPr>
          <w:rFonts w:ascii="Times New Roman" w:hAnsi="Times New Roman" w:hint="eastAsia"/>
          <w:sz w:val="24"/>
          <w:szCs w:val="24"/>
          <w:lang w:val="en-US"/>
        </w:rPr>
        <w:t xml:space="preserve">safety concerns for </w:t>
      </w:r>
      <w:r w:rsidR="004F5589">
        <w:rPr>
          <w:rFonts w:ascii="Times New Roman" w:hAnsi="Times New Roman"/>
          <w:sz w:val="24"/>
          <w:szCs w:val="24"/>
          <w:lang w:val="en-US"/>
        </w:rPr>
        <w:t>FWTs</w:t>
      </w:r>
      <w:r w:rsidR="00193988">
        <w:rPr>
          <w:rFonts w:ascii="Times New Roman" w:hAnsi="Times New Roman" w:hint="eastAsia"/>
          <w:sz w:val="24"/>
          <w:szCs w:val="24"/>
          <w:lang w:val="en-US"/>
        </w:rPr>
        <w:t xml:space="preserve">. </w:t>
      </w:r>
      <w:r w:rsidR="002C64E1">
        <w:rPr>
          <w:rFonts w:ascii="Times New Roman" w:hAnsi="Times New Roman" w:hint="eastAsia"/>
          <w:sz w:val="24"/>
          <w:szCs w:val="24"/>
          <w:lang w:val="en-US"/>
        </w:rPr>
        <w:t xml:space="preserve">Herein </w:t>
      </w:r>
      <w:r>
        <w:rPr>
          <w:rFonts w:ascii="Times New Roman" w:hAnsi="Times New Roman" w:hint="eastAsia"/>
          <w:sz w:val="24"/>
          <w:szCs w:val="24"/>
          <w:lang w:val="en-US"/>
        </w:rPr>
        <w:t>two kinds of blade fault, valve blockage and pump blockage are assumed to have occurred to the blade pitch mechanism. As a consequence, the wind turbine blades are seized and prevented from pitching</w:t>
      </w:r>
      <w:r w:rsidR="00E23750">
        <w:rPr>
          <w:rFonts w:ascii="Times New Roman" w:hAnsi="Times New Roman" w:hint="eastAsia"/>
          <w:sz w:val="24"/>
          <w:szCs w:val="24"/>
          <w:lang w:val="en-US"/>
        </w:rPr>
        <w:t xml:space="preserve"> or idling</w:t>
      </w:r>
      <w:r>
        <w:rPr>
          <w:rFonts w:ascii="Times New Roman" w:hAnsi="Times New Roman" w:hint="eastAsia"/>
          <w:sz w:val="24"/>
          <w:szCs w:val="24"/>
          <w:lang w:val="en-US"/>
        </w:rPr>
        <w:t xml:space="preserve">. </w:t>
      </w:r>
      <w:r w:rsidR="002C64E1">
        <w:rPr>
          <w:rFonts w:ascii="Times New Roman" w:hAnsi="Times New Roman" w:hint="eastAsia"/>
          <w:sz w:val="24"/>
          <w:szCs w:val="24"/>
          <w:lang w:val="en-US"/>
        </w:rPr>
        <w:t>The wind loads on the turbine are altered, making an impact on the responses as well. In this paper, t</w:t>
      </w:r>
      <w:r>
        <w:rPr>
          <w:rFonts w:ascii="Times New Roman" w:hAnsi="Times New Roman" w:hint="eastAsia"/>
          <w:sz w:val="24"/>
          <w:szCs w:val="24"/>
          <w:lang w:val="en-US"/>
        </w:rPr>
        <w:t>he steady-state responses</w:t>
      </w:r>
      <w:r w:rsidR="002C64E1">
        <w:rPr>
          <w:rFonts w:ascii="Times New Roman" w:hAnsi="Times New Roman" w:hint="eastAsia"/>
          <w:sz w:val="24"/>
          <w:szCs w:val="24"/>
          <w:lang w:val="en-US"/>
        </w:rPr>
        <w:t xml:space="preserve"> of a spar-type wind turbine</w:t>
      </w:r>
      <w:r>
        <w:rPr>
          <w:rFonts w:ascii="Times New Roman" w:hAnsi="Times New Roman" w:hint="eastAsia"/>
          <w:sz w:val="24"/>
          <w:szCs w:val="24"/>
          <w:lang w:val="en-US"/>
        </w:rPr>
        <w:t xml:space="preserve"> are </w:t>
      </w:r>
      <w:r>
        <w:rPr>
          <w:rFonts w:ascii="Times New Roman" w:hAnsi="Times New Roman" w:hint="eastAsia"/>
          <w:sz w:val="24"/>
          <w:szCs w:val="24"/>
          <w:lang w:val="en-US"/>
        </w:rPr>
        <w:lastRenderedPageBreak/>
        <w:t xml:space="preserve">carried out accordingly </w:t>
      </w:r>
      <w:r w:rsidR="002C64E1">
        <w:rPr>
          <w:rFonts w:ascii="Times New Roman" w:hAnsi="Times New Roman" w:hint="eastAsia"/>
          <w:sz w:val="24"/>
          <w:szCs w:val="24"/>
          <w:lang w:val="en-US"/>
        </w:rPr>
        <w:t>based on</w:t>
      </w:r>
      <w:r>
        <w:rPr>
          <w:rFonts w:ascii="Times New Roman" w:hAnsi="Times New Roman" w:hint="eastAsia"/>
          <w:sz w:val="24"/>
          <w:szCs w:val="24"/>
          <w:lang w:val="en-US"/>
        </w:rPr>
        <w:t xml:space="preserve"> environmental conditions </w:t>
      </w:r>
      <w:r w:rsidR="002C64E1">
        <w:rPr>
          <w:rFonts w:ascii="Times New Roman" w:hAnsi="Times New Roman" w:hint="eastAsia"/>
          <w:sz w:val="24"/>
          <w:szCs w:val="24"/>
          <w:lang w:val="en-US"/>
        </w:rPr>
        <w:t>from the 1-year contour line. Similarly, simulations are run for a normal parked turbine with fully feathered blades under 1-year and 50-year environmental conditions for comparison.</w:t>
      </w:r>
    </w:p>
    <w:p w:rsidR="00E23750" w:rsidRDefault="00E23750" w:rsidP="003C6DDE">
      <w:pPr>
        <w:jc w:val="both"/>
        <w:rPr>
          <w:ins w:id="583" w:author="jiangzhiy" w:date="2011-12-04T20:53:00Z"/>
          <w:rFonts w:ascii="Times New Roman" w:hAnsi="Times New Roman" w:hint="eastAsia"/>
          <w:sz w:val="24"/>
          <w:szCs w:val="24"/>
          <w:lang w:val="en-US"/>
        </w:rPr>
      </w:pPr>
      <w:r>
        <w:rPr>
          <w:rFonts w:ascii="Times New Roman" w:hAnsi="Times New Roman" w:hint="eastAsia"/>
          <w:sz w:val="24"/>
          <w:szCs w:val="24"/>
          <w:lang w:val="en-US"/>
        </w:rPr>
        <w:t xml:space="preserve">The turbine blades assume certain azimuth position when parked. Three different azimuth angle, </w:t>
      </w:r>
      <w:r w:rsidRPr="00E23750">
        <w:rPr>
          <w:rFonts w:ascii="Times New Roman" w:hAnsi="Times New Roman"/>
          <w:sz w:val="24"/>
          <w:szCs w:val="24"/>
          <w:lang w:val="en-US"/>
        </w:rPr>
        <w:t>γ</w:t>
      </w:r>
      <w:r w:rsidRPr="000A6291">
        <w:rPr>
          <w:rFonts w:ascii="Times New Roman" w:hAnsi="Times New Roman"/>
          <w:sz w:val="24"/>
          <w:szCs w:val="24"/>
          <w:vertAlign w:val="subscript"/>
          <w:lang w:val="en-US"/>
        </w:rPr>
        <w:t>1</w:t>
      </w:r>
      <w:r w:rsidRPr="00E23750">
        <w:rPr>
          <w:rFonts w:ascii="Times New Roman" w:hAnsi="Times New Roman" w:hint="eastAsia"/>
          <w:sz w:val="24"/>
          <w:szCs w:val="24"/>
          <w:lang w:val="en-US"/>
        </w:rPr>
        <w:t xml:space="preserve">=0 deg, 30 deg and 60 deg are </w:t>
      </w:r>
      <w:r>
        <w:rPr>
          <w:rFonts w:ascii="Times New Roman" w:hAnsi="Times New Roman" w:hint="eastAsia"/>
          <w:sz w:val="24"/>
          <w:szCs w:val="24"/>
          <w:lang w:val="en-US"/>
        </w:rPr>
        <w:t xml:space="preserve">assumed. It is found that </w:t>
      </w:r>
      <w:r w:rsidR="00B132A7">
        <w:rPr>
          <w:rFonts w:ascii="Times New Roman" w:hAnsi="Times New Roman" w:hint="eastAsia"/>
          <w:sz w:val="24"/>
          <w:szCs w:val="24"/>
          <w:lang w:val="en-US"/>
        </w:rPr>
        <w:t>the blade azimuth affects yaw and roll motion most. F</w:t>
      </w:r>
      <w:r>
        <w:rPr>
          <w:rFonts w:ascii="Times New Roman" w:hAnsi="Times New Roman" w:hint="eastAsia"/>
          <w:sz w:val="24"/>
          <w:szCs w:val="24"/>
          <w:lang w:val="en-US"/>
        </w:rPr>
        <w:t xml:space="preserve">or </w:t>
      </w:r>
      <w:r w:rsidR="00B132A7">
        <w:rPr>
          <w:rFonts w:ascii="Times New Roman" w:hAnsi="Times New Roman" w:hint="eastAsia"/>
          <w:sz w:val="24"/>
          <w:szCs w:val="24"/>
          <w:lang w:val="en-US"/>
        </w:rPr>
        <w:t>a</w:t>
      </w:r>
      <w:r>
        <w:rPr>
          <w:rFonts w:ascii="Times New Roman" w:hAnsi="Times New Roman" w:hint="eastAsia"/>
          <w:sz w:val="24"/>
          <w:szCs w:val="24"/>
          <w:lang w:val="en-US"/>
        </w:rPr>
        <w:t xml:space="preserve"> </w:t>
      </w:r>
      <w:r w:rsidR="00B132A7">
        <w:rPr>
          <w:rFonts w:ascii="Times New Roman" w:hAnsi="Times New Roman" w:hint="eastAsia"/>
          <w:sz w:val="24"/>
          <w:szCs w:val="24"/>
          <w:lang w:val="en-US"/>
        </w:rPr>
        <w:t>stand</w:t>
      </w:r>
      <w:ins w:id="584" w:author="jiangzhiy" w:date="2011-12-04T20:52:00Z">
        <w:r w:rsidR="00152F01">
          <w:rPr>
            <w:rFonts w:ascii="Times New Roman" w:hAnsi="Times New Roman" w:hint="eastAsia"/>
            <w:sz w:val="24"/>
            <w:szCs w:val="24"/>
            <w:lang w:val="en-US"/>
          </w:rPr>
          <w:t xml:space="preserve">ing </w:t>
        </w:r>
      </w:ins>
      <w:r w:rsidR="00B132A7">
        <w:rPr>
          <w:rFonts w:ascii="Times New Roman" w:hAnsi="Times New Roman" w:hint="eastAsia"/>
          <w:sz w:val="24"/>
          <w:szCs w:val="24"/>
          <w:lang w:val="en-US"/>
        </w:rPr>
        <w:t>still</w:t>
      </w:r>
      <w:r>
        <w:rPr>
          <w:rFonts w:ascii="Times New Roman" w:hAnsi="Times New Roman" w:hint="eastAsia"/>
          <w:sz w:val="24"/>
          <w:szCs w:val="24"/>
          <w:lang w:val="en-US"/>
        </w:rPr>
        <w:t xml:space="preserve"> floating turbine,</w:t>
      </w:r>
      <w:r w:rsidR="00B132A7">
        <w:rPr>
          <w:rFonts w:ascii="Times New Roman" w:hAnsi="Times New Roman" w:hint="eastAsia"/>
          <w:sz w:val="24"/>
          <w:szCs w:val="24"/>
          <w:lang w:val="en-US"/>
        </w:rPr>
        <w:t xml:space="preserve"> </w:t>
      </w:r>
      <w:ins w:id="585" w:author="jiangzhiy" w:date="2011-12-04T21:34:00Z">
        <w:r w:rsidR="00AF320E">
          <w:rPr>
            <w:rFonts w:ascii="Times New Roman" w:hAnsi="Times New Roman" w:hint="eastAsia"/>
            <w:sz w:val="24"/>
            <w:szCs w:val="24"/>
            <w:lang w:val="en-US"/>
          </w:rPr>
          <w:t>tower-</w:t>
        </w:r>
      </w:ins>
      <w:ins w:id="586" w:author="jiangzhiy" w:date="2011-12-04T20:51:00Z">
        <w:r w:rsidR="00AF320E">
          <w:rPr>
            <w:rFonts w:ascii="Times New Roman" w:hAnsi="Times New Roman" w:hint="eastAsia"/>
            <w:sz w:val="24"/>
            <w:szCs w:val="24"/>
            <w:lang w:val="en-US"/>
          </w:rPr>
          <w:t>axis</w:t>
        </w:r>
      </w:ins>
      <w:ins w:id="587" w:author="jiangzhiy" w:date="2011-12-04T21:34:00Z">
        <w:r w:rsidR="00AF320E">
          <w:rPr>
            <w:rFonts w:ascii="Times New Roman" w:hAnsi="Times New Roman" w:hint="eastAsia"/>
            <w:sz w:val="24"/>
            <w:szCs w:val="24"/>
            <w:lang w:val="en-US"/>
          </w:rPr>
          <w:t xml:space="preserve"> </w:t>
        </w:r>
      </w:ins>
      <w:ins w:id="588" w:author="jiangzhiy" w:date="2011-12-04T20:51:00Z">
        <w:r w:rsidR="00152F01">
          <w:rPr>
            <w:rFonts w:ascii="Times New Roman" w:hAnsi="Times New Roman" w:hint="eastAsia"/>
            <w:sz w:val="24"/>
            <w:szCs w:val="24"/>
            <w:lang w:val="en-US"/>
          </w:rPr>
          <w:t xml:space="preserve">symmetrical blade position with </w:t>
        </w:r>
      </w:ins>
      <w:r w:rsidR="00B132A7" w:rsidRPr="00E23750">
        <w:rPr>
          <w:rFonts w:ascii="Times New Roman" w:hAnsi="Times New Roman"/>
          <w:sz w:val="24"/>
          <w:szCs w:val="24"/>
          <w:lang w:val="en-US"/>
        </w:rPr>
        <w:t>γ</w:t>
      </w:r>
      <w:r w:rsidR="00B132A7" w:rsidRPr="000A6291">
        <w:rPr>
          <w:rFonts w:ascii="Times New Roman" w:hAnsi="Times New Roman"/>
          <w:sz w:val="24"/>
          <w:szCs w:val="24"/>
          <w:vertAlign w:val="subscript"/>
          <w:lang w:val="en-US"/>
        </w:rPr>
        <w:t>1</w:t>
      </w:r>
      <w:r w:rsidR="00B132A7" w:rsidRPr="00E23750">
        <w:rPr>
          <w:rFonts w:ascii="Times New Roman" w:hAnsi="Times New Roman" w:hint="eastAsia"/>
          <w:sz w:val="24"/>
          <w:szCs w:val="24"/>
          <w:lang w:val="en-US"/>
        </w:rPr>
        <w:t>=</w:t>
      </w:r>
      <w:r w:rsidR="00B132A7">
        <w:rPr>
          <w:rFonts w:ascii="Times New Roman" w:hAnsi="Times New Roman" w:hint="eastAsia"/>
          <w:sz w:val="24"/>
          <w:szCs w:val="24"/>
          <w:lang w:val="en-US"/>
        </w:rPr>
        <w:t>6</w:t>
      </w:r>
      <w:r w:rsidR="00B132A7" w:rsidRPr="00E23750">
        <w:rPr>
          <w:rFonts w:ascii="Times New Roman" w:hAnsi="Times New Roman" w:hint="eastAsia"/>
          <w:sz w:val="24"/>
          <w:szCs w:val="24"/>
          <w:lang w:val="en-US"/>
        </w:rPr>
        <w:t>0 deg</w:t>
      </w:r>
      <w:r w:rsidR="00B132A7">
        <w:rPr>
          <w:rFonts w:ascii="Times New Roman" w:hAnsi="Times New Roman" w:hint="eastAsia"/>
          <w:sz w:val="24"/>
          <w:szCs w:val="24"/>
          <w:lang w:val="en-US"/>
        </w:rPr>
        <w:t xml:space="preserve"> should be adopted. This can reduce the extreme values of yaw angle by 128% for a normal one and by four times for one with blade 2 seized. </w:t>
      </w:r>
      <w:r w:rsidR="006B34BD">
        <w:rPr>
          <w:rFonts w:ascii="Times New Roman" w:hAnsi="Times New Roman" w:hint="eastAsia"/>
          <w:sz w:val="24"/>
          <w:szCs w:val="24"/>
          <w:lang w:val="en-US"/>
        </w:rPr>
        <w:t xml:space="preserve">The impact is </w:t>
      </w:r>
      <w:r w:rsidR="006B34BD">
        <w:rPr>
          <w:rFonts w:ascii="Times New Roman" w:hAnsi="Times New Roman"/>
          <w:sz w:val="24"/>
          <w:szCs w:val="24"/>
          <w:lang w:val="en-US"/>
        </w:rPr>
        <w:t>negligible</w:t>
      </w:r>
      <w:r w:rsidR="006B34BD">
        <w:rPr>
          <w:rFonts w:ascii="Times New Roman" w:hAnsi="Times New Roman" w:hint="eastAsia"/>
          <w:sz w:val="24"/>
          <w:szCs w:val="24"/>
          <w:lang w:val="en-US"/>
        </w:rPr>
        <w:t xml:space="preserve"> for one with three blades seized, </w:t>
      </w:r>
      <w:r w:rsidR="006B34BD">
        <w:rPr>
          <w:rFonts w:ascii="Times New Roman" w:hAnsi="Times New Roman"/>
          <w:sz w:val="24"/>
          <w:szCs w:val="24"/>
          <w:lang w:val="en-US"/>
        </w:rPr>
        <w:t>nonetheless</w:t>
      </w:r>
      <w:r w:rsidR="006B34BD">
        <w:rPr>
          <w:rFonts w:ascii="Times New Roman" w:hAnsi="Times New Roman" w:hint="eastAsia"/>
          <w:sz w:val="24"/>
          <w:szCs w:val="24"/>
          <w:lang w:val="en-US"/>
        </w:rPr>
        <w:t>.</w:t>
      </w:r>
    </w:p>
    <w:p w:rsidR="00152F01" w:rsidDel="006F3B82" w:rsidRDefault="00152F01" w:rsidP="003C6DDE">
      <w:pPr>
        <w:jc w:val="both"/>
        <w:rPr>
          <w:del w:id="589" w:author="jiangzhiy" w:date="2011-12-04T21:08:00Z"/>
          <w:rFonts w:ascii="Times New Roman" w:hAnsi="Times New Roman"/>
          <w:sz w:val="24"/>
          <w:szCs w:val="24"/>
          <w:lang w:val="en-US"/>
        </w:rPr>
      </w:pPr>
    </w:p>
    <w:p w:rsidR="006B34BD" w:rsidRDefault="006B34BD" w:rsidP="003C6DDE">
      <w:pPr>
        <w:jc w:val="both"/>
        <w:rPr>
          <w:ins w:id="590" w:author="jiangzhiy" w:date="2011-12-04T21:08:00Z"/>
          <w:rFonts w:ascii="Times New Roman" w:hAnsi="Times New Roman" w:hint="eastAsia"/>
          <w:sz w:val="24"/>
          <w:szCs w:val="24"/>
          <w:lang w:val="en-US"/>
        </w:rPr>
      </w:pPr>
      <w:r w:rsidRPr="006B34BD">
        <w:rPr>
          <w:rFonts w:ascii="Times New Roman" w:hAnsi="Times New Roman" w:hint="eastAsia"/>
          <w:sz w:val="24"/>
          <w:szCs w:val="24"/>
          <w:lang w:val="en-US"/>
        </w:rPr>
        <w:t xml:space="preserve">Three wave misalignments, </w:t>
      </w:r>
      <w:r w:rsidRPr="00E23750">
        <w:rPr>
          <w:rFonts w:ascii="Times New Roman" w:hAnsi="Times New Roman"/>
          <w:sz w:val="24"/>
          <w:szCs w:val="24"/>
          <w:lang w:val="en-US"/>
        </w:rPr>
        <w:t>γ</w:t>
      </w:r>
      <w:r w:rsidRPr="000A6291">
        <w:rPr>
          <w:rFonts w:ascii="Times New Roman" w:hAnsi="Times New Roman" w:hint="eastAsia"/>
          <w:sz w:val="24"/>
          <w:szCs w:val="24"/>
          <w:vertAlign w:val="subscript"/>
          <w:lang w:val="en-US"/>
        </w:rPr>
        <w:t>2</w:t>
      </w:r>
      <w:r w:rsidRPr="006B34BD">
        <w:rPr>
          <w:rFonts w:ascii="Times New Roman" w:hAnsi="Times New Roman" w:hint="eastAsia"/>
          <w:sz w:val="24"/>
          <w:szCs w:val="24"/>
          <w:lang w:val="en-US"/>
        </w:rPr>
        <w:t>=0 deg, 45 deg and 90 deg are co</w:t>
      </w:r>
      <w:r>
        <w:rPr>
          <w:rFonts w:ascii="Times New Roman" w:hAnsi="Times New Roman" w:hint="eastAsia"/>
          <w:sz w:val="24"/>
          <w:szCs w:val="24"/>
          <w:lang w:val="en-US"/>
        </w:rPr>
        <w:t>nsidered. The response extremes and standard deviations stay sensitive to the wave direction, but the mean values does not since they are dominated by wind loads.</w:t>
      </w:r>
    </w:p>
    <w:p w:rsidR="006F3B82" w:rsidRDefault="006F3B82" w:rsidP="006F3B82">
      <w:pPr>
        <w:jc w:val="both"/>
        <w:rPr>
          <w:ins w:id="591" w:author="jiangzhiy" w:date="2011-12-04T21:09:00Z"/>
          <w:rFonts w:ascii="Times New Roman" w:hAnsi="Times New Roman"/>
          <w:sz w:val="24"/>
          <w:szCs w:val="24"/>
          <w:lang w:val="en-US"/>
        </w:rPr>
      </w:pPr>
      <w:ins w:id="592" w:author="jiangzhiy" w:date="2011-12-04T21:09:00Z">
        <w:r>
          <w:rPr>
            <w:rFonts w:ascii="Times New Roman" w:hAnsi="Times New Roman" w:hint="eastAsia"/>
            <w:sz w:val="24"/>
            <w:szCs w:val="24"/>
            <w:lang w:val="en-US"/>
          </w:rPr>
          <w:t>Seized blade</w:t>
        </w:r>
      </w:ins>
      <w:ins w:id="593" w:author="jiangzhiy" w:date="2011-12-04T21:12:00Z">
        <w:r w:rsidR="00A12AD3">
          <w:rPr>
            <w:rFonts w:ascii="Times New Roman" w:hAnsi="Times New Roman" w:hint="eastAsia"/>
            <w:sz w:val="24"/>
            <w:szCs w:val="24"/>
            <w:lang w:val="en-US"/>
          </w:rPr>
          <w:t xml:space="preserve"> which </w:t>
        </w:r>
      </w:ins>
      <w:ins w:id="594" w:author="jiangzhiy" w:date="2011-12-04T21:13:00Z">
        <w:r w:rsidR="00A12AD3">
          <w:rPr>
            <w:rFonts w:ascii="Times New Roman" w:hAnsi="Times New Roman" w:hint="eastAsia"/>
            <w:sz w:val="24"/>
            <w:szCs w:val="24"/>
            <w:lang w:val="en-US"/>
          </w:rPr>
          <w:t>is</w:t>
        </w:r>
      </w:ins>
      <w:ins w:id="595" w:author="jiangzhiy" w:date="2011-12-04T21:12:00Z">
        <w:r w:rsidR="00A12AD3">
          <w:rPr>
            <w:rFonts w:ascii="Times New Roman" w:hAnsi="Times New Roman" w:hint="eastAsia"/>
            <w:sz w:val="24"/>
            <w:szCs w:val="24"/>
            <w:lang w:val="en-US"/>
          </w:rPr>
          <w:t xml:space="preserve"> related t</w:t>
        </w:r>
      </w:ins>
      <w:ins w:id="596" w:author="jiangzhiy" w:date="2011-12-04T21:13:00Z">
        <w:r w:rsidR="00A12AD3">
          <w:rPr>
            <w:rFonts w:ascii="Times New Roman" w:hAnsi="Times New Roman" w:hint="eastAsia"/>
            <w:sz w:val="24"/>
            <w:szCs w:val="24"/>
            <w:lang w:val="en-US"/>
          </w:rPr>
          <w:t>o the fault condition</w:t>
        </w:r>
      </w:ins>
      <w:ins w:id="597" w:author="jiangzhiy" w:date="2011-12-04T21:09:00Z">
        <w:r>
          <w:rPr>
            <w:rFonts w:ascii="Times New Roman" w:hAnsi="Times New Roman" w:hint="eastAsia"/>
            <w:sz w:val="24"/>
            <w:szCs w:val="24"/>
            <w:lang w:val="en-US"/>
          </w:rPr>
          <w:t xml:space="preserve"> increase</w:t>
        </w:r>
      </w:ins>
      <w:ins w:id="598" w:author="jiangzhiy" w:date="2011-12-04T21:13:00Z">
        <w:r w:rsidR="00A12AD3">
          <w:rPr>
            <w:rFonts w:ascii="Times New Roman" w:hAnsi="Times New Roman" w:hint="eastAsia"/>
            <w:sz w:val="24"/>
            <w:szCs w:val="24"/>
            <w:lang w:val="en-US"/>
          </w:rPr>
          <w:t>s</w:t>
        </w:r>
      </w:ins>
      <w:ins w:id="599" w:author="jiangzhiy" w:date="2011-12-04T21:09:00Z">
        <w:r>
          <w:rPr>
            <w:rFonts w:ascii="Times New Roman" w:hAnsi="Times New Roman" w:hint="eastAsia"/>
            <w:sz w:val="24"/>
            <w:szCs w:val="24"/>
            <w:lang w:val="en-US"/>
          </w:rPr>
          <w:t xml:space="preserve"> the aerodynamic drag </w:t>
        </w:r>
      </w:ins>
      <w:ins w:id="600" w:author="jiangzhiy" w:date="2011-12-04T21:16:00Z">
        <w:r w:rsidR="00A12AD3">
          <w:rPr>
            <w:rFonts w:ascii="Times New Roman" w:hAnsi="Times New Roman" w:hint="eastAsia"/>
            <w:sz w:val="24"/>
            <w:szCs w:val="24"/>
            <w:lang w:val="en-US"/>
          </w:rPr>
          <w:t>significantly</w:t>
        </w:r>
      </w:ins>
      <w:ins w:id="601" w:author="jiangzhiy" w:date="2011-12-04T21:09:00Z">
        <w:r>
          <w:rPr>
            <w:rFonts w:ascii="Times New Roman" w:hAnsi="Times New Roman" w:hint="eastAsia"/>
            <w:sz w:val="24"/>
            <w:szCs w:val="24"/>
            <w:lang w:val="en-US"/>
          </w:rPr>
          <w:t xml:space="preserve">. Compared with the normal feathered condition, the </w:t>
        </w:r>
        <w:r>
          <w:rPr>
            <w:rFonts w:ascii="Times New Roman" w:hAnsi="Times New Roman"/>
            <w:sz w:val="24"/>
            <w:szCs w:val="24"/>
            <w:lang w:val="en-US"/>
          </w:rPr>
          <w:t>contribution</w:t>
        </w:r>
        <w:r>
          <w:rPr>
            <w:rFonts w:ascii="Times New Roman" w:hAnsi="Times New Roman" w:hint="eastAsia"/>
            <w:sz w:val="24"/>
            <w:szCs w:val="24"/>
            <w:lang w:val="en-US"/>
          </w:rPr>
          <w:t xml:space="preserve"> of one seized blade can be larger than the </w:t>
        </w:r>
      </w:ins>
      <w:ins w:id="602" w:author="jiangzhiy" w:date="2011-12-04T21:10:00Z">
        <w:r>
          <w:rPr>
            <w:rFonts w:ascii="Times New Roman" w:hAnsi="Times New Roman" w:hint="eastAsia"/>
            <w:sz w:val="24"/>
            <w:szCs w:val="24"/>
            <w:lang w:val="en-US"/>
          </w:rPr>
          <w:t>averaged aerodynamic</w:t>
        </w:r>
      </w:ins>
      <w:ins w:id="603" w:author="jiangzhiy" w:date="2011-12-04T21:09:00Z">
        <w:r>
          <w:rPr>
            <w:rFonts w:ascii="Times New Roman" w:hAnsi="Times New Roman" w:hint="eastAsia"/>
            <w:sz w:val="24"/>
            <w:szCs w:val="24"/>
            <w:lang w:val="en-US"/>
          </w:rPr>
          <w:t xml:space="preserve"> drag</w:t>
        </w:r>
      </w:ins>
      <w:ins w:id="604" w:author="jiangzhiy" w:date="2011-12-04T21:10:00Z">
        <w:r>
          <w:rPr>
            <w:rFonts w:ascii="Times New Roman" w:hAnsi="Times New Roman" w:hint="eastAsia"/>
            <w:sz w:val="24"/>
            <w:szCs w:val="24"/>
            <w:lang w:val="en-US"/>
          </w:rPr>
          <w:t xml:space="preserve"> on the tower.</w:t>
        </w:r>
      </w:ins>
    </w:p>
    <w:p w:rsidR="00A12AD3" w:rsidRDefault="00A12AD3" w:rsidP="003C6DDE">
      <w:pPr>
        <w:jc w:val="both"/>
        <w:rPr>
          <w:rFonts w:ascii="Times New Roman" w:hAnsi="Times New Roman"/>
          <w:sz w:val="24"/>
          <w:szCs w:val="24"/>
          <w:lang w:val="en-US"/>
        </w:rPr>
      </w:pPr>
      <w:ins w:id="605" w:author="jiangzhiy" w:date="2011-12-04T21:15:00Z">
        <w:r>
          <w:rPr>
            <w:rFonts w:ascii="Times New Roman" w:hAnsi="Times New Roman" w:hint="eastAsia"/>
            <w:sz w:val="24"/>
            <w:szCs w:val="24"/>
            <w:lang w:val="en-US"/>
          </w:rPr>
          <w:t xml:space="preserve">The hydrodynamic loads </w:t>
        </w:r>
      </w:ins>
      <w:ins w:id="606" w:author="jiangzhiy" w:date="2011-12-04T21:17:00Z">
        <w:r>
          <w:rPr>
            <w:rFonts w:ascii="Times New Roman" w:hAnsi="Times New Roman" w:hint="eastAsia"/>
            <w:sz w:val="24"/>
            <w:szCs w:val="24"/>
            <w:lang w:val="en-US"/>
          </w:rPr>
          <w:t xml:space="preserve">at the lower part of the spar platform are </w:t>
        </w:r>
      </w:ins>
      <w:ins w:id="607" w:author="jiangzhiy" w:date="2011-12-04T21:22:00Z">
        <w:r w:rsidR="0023678A">
          <w:rPr>
            <w:rFonts w:ascii="Times New Roman" w:hAnsi="Times New Roman" w:hint="eastAsia"/>
            <w:sz w:val="24"/>
            <w:szCs w:val="24"/>
            <w:lang w:val="en-US"/>
          </w:rPr>
          <w:t>affected by</w:t>
        </w:r>
      </w:ins>
      <w:ins w:id="608" w:author="jiangzhiy" w:date="2011-12-04T21:19:00Z">
        <w:r>
          <w:rPr>
            <w:rFonts w:ascii="Times New Roman" w:hAnsi="Times New Roman" w:hint="eastAsia"/>
            <w:sz w:val="24"/>
            <w:szCs w:val="24"/>
            <w:lang w:val="en-US"/>
          </w:rPr>
          <w:t xml:space="preserve"> the fault condition. But they are not necessarily larger when </w:t>
        </w:r>
      </w:ins>
      <w:ins w:id="609" w:author="jiangzhiy" w:date="2011-12-04T21:20:00Z">
        <w:r>
          <w:rPr>
            <w:rFonts w:ascii="Times New Roman" w:hAnsi="Times New Roman" w:hint="eastAsia"/>
            <w:sz w:val="24"/>
            <w:szCs w:val="24"/>
            <w:lang w:val="en-US"/>
          </w:rPr>
          <w:t>fault occurs</w:t>
        </w:r>
      </w:ins>
      <w:ins w:id="610" w:author="jiangzhiy" w:date="2011-12-04T21:19:00Z">
        <w:r>
          <w:rPr>
            <w:rFonts w:ascii="Times New Roman" w:hAnsi="Times New Roman" w:hint="eastAsia"/>
            <w:sz w:val="24"/>
            <w:szCs w:val="24"/>
            <w:lang w:val="en-US"/>
          </w:rPr>
          <w:t xml:space="preserve"> </w:t>
        </w:r>
      </w:ins>
      <w:ins w:id="611" w:author="jiangzhiy" w:date="2011-12-04T21:20:00Z">
        <w:r>
          <w:rPr>
            <w:rFonts w:ascii="Times New Roman" w:hAnsi="Times New Roman" w:hint="eastAsia"/>
            <w:sz w:val="24"/>
            <w:szCs w:val="24"/>
            <w:lang w:val="en-US"/>
          </w:rPr>
          <w:t>and are</w:t>
        </w:r>
      </w:ins>
      <w:ins w:id="612" w:author="jiangzhiy" w:date="2011-12-04T21:19:00Z">
        <w:r>
          <w:rPr>
            <w:rFonts w:ascii="Times New Roman" w:hAnsi="Times New Roman" w:hint="eastAsia"/>
            <w:sz w:val="24"/>
            <w:szCs w:val="24"/>
            <w:lang w:val="en-US"/>
          </w:rPr>
          <w:t xml:space="preserve"> </w:t>
        </w:r>
      </w:ins>
      <w:ins w:id="613" w:author="jiangzhiy" w:date="2011-12-04T21:17:00Z">
        <w:r>
          <w:rPr>
            <w:rFonts w:ascii="Times New Roman" w:hAnsi="Times New Roman" w:hint="eastAsia"/>
            <w:sz w:val="24"/>
            <w:szCs w:val="24"/>
            <w:lang w:val="en-US"/>
          </w:rPr>
          <w:t>small compared with those at the u</w:t>
        </w:r>
      </w:ins>
      <w:ins w:id="614" w:author="jiangzhiy" w:date="2011-12-04T21:18:00Z">
        <w:r>
          <w:rPr>
            <w:rFonts w:ascii="Times New Roman" w:hAnsi="Times New Roman" w:hint="eastAsia"/>
            <w:sz w:val="24"/>
            <w:szCs w:val="24"/>
            <w:lang w:val="en-US"/>
          </w:rPr>
          <w:t>pper part</w:t>
        </w:r>
      </w:ins>
      <w:ins w:id="615" w:author="jiangzhiy" w:date="2011-12-04T21:15:00Z">
        <w:r>
          <w:rPr>
            <w:rFonts w:ascii="Times New Roman" w:hAnsi="Times New Roman" w:hint="eastAsia"/>
            <w:sz w:val="24"/>
            <w:szCs w:val="24"/>
            <w:lang w:val="en-US"/>
          </w:rPr>
          <w:t>.</w:t>
        </w:r>
      </w:ins>
      <w:ins w:id="616" w:author="jiangzhiy" w:date="2011-12-04T21:18:00Z">
        <w:r>
          <w:rPr>
            <w:rFonts w:ascii="Times New Roman" w:hAnsi="Times New Roman" w:hint="eastAsia"/>
            <w:sz w:val="24"/>
            <w:szCs w:val="24"/>
            <w:lang w:val="en-US"/>
          </w:rPr>
          <w:t xml:space="preserve"> </w:t>
        </w:r>
      </w:ins>
    </w:p>
    <w:p w:rsidR="00E95B3A" w:rsidRDefault="00A511B0" w:rsidP="00E95B3A">
      <w:pPr>
        <w:jc w:val="both"/>
        <w:rPr>
          <w:rFonts w:ascii="Times New Roman" w:hAnsi="Times New Roman"/>
          <w:sz w:val="24"/>
          <w:szCs w:val="24"/>
          <w:lang w:val="en-US"/>
        </w:rPr>
      </w:pPr>
      <w:r>
        <w:rPr>
          <w:rFonts w:ascii="Times New Roman" w:hAnsi="Times New Roman" w:hint="eastAsia"/>
          <w:sz w:val="24"/>
          <w:szCs w:val="24"/>
          <w:lang w:val="en-US"/>
        </w:rPr>
        <w:t xml:space="preserve">The platform motion responses are more affected by the defined faults than the structural responses do.  Fault type 1 typically </w:t>
      </w:r>
      <w:r w:rsidR="00E95B3A">
        <w:rPr>
          <w:rFonts w:ascii="Times New Roman" w:hAnsi="Times New Roman" w:hint="eastAsia"/>
          <w:sz w:val="24"/>
          <w:szCs w:val="24"/>
          <w:lang w:val="en-US"/>
        </w:rPr>
        <w:t>has the largest</w:t>
      </w:r>
      <w:r>
        <w:rPr>
          <w:rFonts w:ascii="Times New Roman" w:hAnsi="Times New Roman" w:hint="eastAsia"/>
          <w:sz w:val="24"/>
          <w:szCs w:val="24"/>
          <w:lang w:val="en-US"/>
        </w:rPr>
        <w:t xml:space="preserve"> roll resonance</w:t>
      </w:r>
      <w:r w:rsidR="00E95B3A">
        <w:rPr>
          <w:rFonts w:ascii="Times New Roman" w:hAnsi="Times New Roman" w:hint="eastAsia"/>
          <w:sz w:val="24"/>
          <w:szCs w:val="24"/>
          <w:lang w:val="en-US"/>
        </w:rPr>
        <w:t xml:space="preserve"> and yaw extreme angle among the three, extremes exceeding the 50 year reference values by more than </w:t>
      </w:r>
      <w:r w:rsidR="000A6291">
        <w:rPr>
          <w:rFonts w:ascii="Times New Roman" w:hAnsi="Times New Roman"/>
          <w:sz w:val="24"/>
          <w:szCs w:val="24"/>
          <w:lang w:val="en-US"/>
        </w:rPr>
        <w:t>16</w:t>
      </w:r>
      <w:r w:rsidR="00E95B3A">
        <w:rPr>
          <w:rFonts w:ascii="Times New Roman" w:hAnsi="Times New Roman" w:hint="eastAsia"/>
          <w:sz w:val="24"/>
          <w:szCs w:val="24"/>
          <w:lang w:val="en-US"/>
        </w:rPr>
        <w:t>%. Fault type 3 causes a dramatic increase of platform surge and pitch motion. There is an average increase of 38% and 2</w:t>
      </w:r>
      <w:r w:rsidR="000A6291">
        <w:rPr>
          <w:rFonts w:ascii="Times New Roman" w:hAnsi="Times New Roman"/>
          <w:sz w:val="24"/>
          <w:szCs w:val="24"/>
          <w:lang w:val="en-US"/>
        </w:rPr>
        <w:t>3</w:t>
      </w:r>
      <w:r w:rsidR="00E95B3A">
        <w:rPr>
          <w:rFonts w:ascii="Times New Roman" w:hAnsi="Times New Roman"/>
          <w:sz w:val="24"/>
          <w:szCs w:val="24"/>
          <w:lang w:val="en-US"/>
        </w:rPr>
        <w:t>% for</w:t>
      </w:r>
      <w:r w:rsidR="00E95B3A">
        <w:rPr>
          <w:rFonts w:ascii="Times New Roman" w:hAnsi="Times New Roman" w:hint="eastAsia"/>
          <w:sz w:val="24"/>
          <w:szCs w:val="24"/>
          <w:lang w:val="en-US"/>
        </w:rPr>
        <w:t xml:space="preserve"> surge and pitch extremes respectively compared with the 50-year reference. </w:t>
      </w:r>
    </w:p>
    <w:p w:rsidR="00E95B3A" w:rsidRDefault="00E95B3A" w:rsidP="00E95B3A">
      <w:pPr>
        <w:jc w:val="both"/>
        <w:rPr>
          <w:ins w:id="617" w:author="jiangzhiy" w:date="2011-12-04T21:23:00Z"/>
          <w:rFonts w:ascii="Times New Roman" w:hAnsi="Times New Roman" w:hint="eastAsia"/>
          <w:sz w:val="24"/>
          <w:szCs w:val="24"/>
          <w:lang w:val="en-US"/>
        </w:rPr>
      </w:pPr>
      <w:r>
        <w:rPr>
          <w:rFonts w:ascii="Times New Roman" w:hAnsi="Times New Roman" w:hint="eastAsia"/>
          <w:sz w:val="24"/>
          <w:szCs w:val="24"/>
          <w:lang w:val="en-US"/>
        </w:rPr>
        <w:t>In contrast, the structural responses such as tower bottom bending moment and shear force a</w:t>
      </w:r>
      <w:r w:rsidR="00E22AD2">
        <w:rPr>
          <w:rFonts w:ascii="Times New Roman" w:hAnsi="Times New Roman" w:hint="eastAsia"/>
          <w:sz w:val="24"/>
          <w:szCs w:val="24"/>
          <w:lang w:val="en-US"/>
        </w:rPr>
        <w:t xml:space="preserve">re </w:t>
      </w:r>
      <w:del w:id="618" w:author="jiangzhiy" w:date="2011-12-04T21:21:00Z">
        <w:r w:rsidR="000A6291" w:rsidDel="0023678A">
          <w:rPr>
            <w:rFonts w:ascii="Times New Roman" w:hAnsi="Times New Roman"/>
            <w:sz w:val="24"/>
            <w:szCs w:val="24"/>
            <w:lang w:val="en-US"/>
          </w:rPr>
          <w:delText xml:space="preserve">are </w:delText>
        </w:r>
      </w:del>
      <w:r w:rsidR="000A6291">
        <w:rPr>
          <w:rFonts w:ascii="Times New Roman" w:hAnsi="Times New Roman"/>
          <w:sz w:val="24"/>
          <w:szCs w:val="24"/>
          <w:lang w:val="en-US"/>
        </w:rPr>
        <w:t>sensitive to the wave direction and do not necessarily have larger responses under the fault condition</w:t>
      </w:r>
      <w:r w:rsidR="00E22AD2">
        <w:rPr>
          <w:rFonts w:ascii="Times New Roman" w:hAnsi="Times New Roman" w:hint="eastAsia"/>
          <w:sz w:val="24"/>
          <w:szCs w:val="24"/>
          <w:lang w:val="en-US"/>
        </w:rPr>
        <w:t xml:space="preserve">. With fault type 1, all of the response extremes are less than the 50-year reference. </w:t>
      </w:r>
      <w:r w:rsidR="004C4D38">
        <w:rPr>
          <w:rFonts w:ascii="Times New Roman" w:hAnsi="Times New Roman"/>
          <w:sz w:val="24"/>
          <w:szCs w:val="24"/>
          <w:lang w:val="en-US"/>
        </w:rPr>
        <w:t>With fault type 3</w:t>
      </w:r>
      <w:r w:rsidR="00E22AD2">
        <w:rPr>
          <w:rFonts w:ascii="Times New Roman" w:hAnsi="Times New Roman" w:hint="eastAsia"/>
          <w:sz w:val="24"/>
          <w:szCs w:val="24"/>
          <w:lang w:val="en-US"/>
        </w:rPr>
        <w:t>, the tower bottom bending moment and blade root bending moment may exceed the 50-</w:t>
      </w:r>
      <w:r w:rsidR="00F1691A">
        <w:rPr>
          <w:rFonts w:ascii="Times New Roman" w:hAnsi="Times New Roman" w:hint="eastAsia"/>
          <w:sz w:val="24"/>
          <w:szCs w:val="24"/>
          <w:lang w:val="en-US"/>
        </w:rPr>
        <w:t>year reference by more than 10%</w:t>
      </w:r>
      <w:r w:rsidR="004C4D38">
        <w:rPr>
          <w:rFonts w:ascii="Times New Roman" w:hAnsi="Times New Roman"/>
          <w:sz w:val="24"/>
          <w:szCs w:val="24"/>
          <w:lang w:val="en-US"/>
        </w:rPr>
        <w:t xml:space="preserve"> under certain environmental condition</w:t>
      </w:r>
      <w:r w:rsidR="00E22AD2">
        <w:rPr>
          <w:rFonts w:ascii="Times New Roman" w:hAnsi="Times New Roman" w:hint="eastAsia"/>
          <w:sz w:val="24"/>
          <w:szCs w:val="24"/>
          <w:lang w:val="en-US"/>
        </w:rPr>
        <w:t xml:space="preserve">. Since the </w:t>
      </w:r>
      <w:proofErr w:type="spellStart"/>
      <w:r w:rsidR="004F5589">
        <w:rPr>
          <w:rFonts w:ascii="Times New Roman" w:hAnsi="Times New Roman"/>
          <w:sz w:val="24"/>
          <w:szCs w:val="24"/>
          <w:lang w:val="en-US"/>
        </w:rPr>
        <w:t>flapwise</w:t>
      </w:r>
      <w:proofErr w:type="spellEnd"/>
      <w:r w:rsidR="00F1691A">
        <w:rPr>
          <w:rFonts w:ascii="Times New Roman" w:hAnsi="Times New Roman" w:hint="eastAsia"/>
          <w:sz w:val="24"/>
          <w:szCs w:val="24"/>
          <w:lang w:val="en-US"/>
        </w:rPr>
        <w:t xml:space="preserve"> bending moment of the blade 1</w:t>
      </w:r>
      <w:r w:rsidR="00E22AD2">
        <w:rPr>
          <w:rFonts w:ascii="Times New Roman" w:hAnsi="Times New Roman" w:hint="eastAsia"/>
          <w:sz w:val="24"/>
          <w:szCs w:val="24"/>
          <w:lang w:val="en-US"/>
        </w:rPr>
        <w:t xml:space="preserve"> are approximately Gaussian, the peak factor of the three fault types are evaluated. Seized blades lead to extremes departing more from the mean values. Due to the limited simulations, the peak factors do not converge to the </w:t>
      </w:r>
      <w:r w:rsidR="00E22AD2">
        <w:rPr>
          <w:rFonts w:ascii="Times New Roman" w:hAnsi="Times New Roman"/>
          <w:sz w:val="24"/>
          <w:szCs w:val="24"/>
          <w:lang w:val="en-US"/>
        </w:rPr>
        <w:t>asymptotic</w:t>
      </w:r>
      <w:r w:rsidR="00E22AD2">
        <w:rPr>
          <w:rFonts w:ascii="Times New Roman" w:hAnsi="Times New Roman" w:hint="eastAsia"/>
          <w:sz w:val="24"/>
          <w:szCs w:val="24"/>
          <w:lang w:val="en-US"/>
        </w:rPr>
        <w:t xml:space="preserve"> value. </w:t>
      </w:r>
    </w:p>
    <w:p w:rsidR="0023678A" w:rsidDel="007D1102" w:rsidRDefault="0023678A" w:rsidP="00E95B3A">
      <w:pPr>
        <w:jc w:val="both"/>
        <w:rPr>
          <w:del w:id="619" w:author="jiangzhiy" w:date="2011-12-04T21:32:00Z"/>
          <w:rFonts w:ascii="Times New Roman" w:hAnsi="Times New Roman"/>
          <w:sz w:val="24"/>
          <w:szCs w:val="24"/>
          <w:lang w:val="en-US"/>
        </w:rPr>
      </w:pPr>
      <w:ins w:id="620" w:author="jiangzhiy" w:date="2011-12-04T21:30:00Z">
        <w:r>
          <w:rPr>
            <w:rFonts w:ascii="Times New Roman" w:hAnsi="Times New Roman" w:hint="eastAsia"/>
            <w:sz w:val="24"/>
            <w:szCs w:val="24"/>
            <w:lang w:val="en-US"/>
          </w:rPr>
          <w:t>Among</w:t>
        </w:r>
      </w:ins>
      <w:ins w:id="621" w:author="jiangzhiy" w:date="2011-12-04T21:23:00Z">
        <w:r>
          <w:rPr>
            <w:rFonts w:ascii="Times New Roman" w:hAnsi="Times New Roman" w:hint="eastAsia"/>
            <w:sz w:val="24"/>
            <w:szCs w:val="24"/>
            <w:lang w:val="en-US"/>
          </w:rPr>
          <w:t xml:space="preserve"> the three 1-year enviro</w:t>
        </w:r>
      </w:ins>
      <w:ins w:id="622" w:author="jiangzhiy" w:date="2011-12-04T21:24:00Z">
        <w:r>
          <w:rPr>
            <w:rFonts w:ascii="Times New Roman" w:hAnsi="Times New Roman" w:hint="eastAsia"/>
            <w:sz w:val="24"/>
            <w:szCs w:val="24"/>
            <w:lang w:val="en-US"/>
          </w:rPr>
          <w:t xml:space="preserve">nment conditions investigated, sea </w:t>
        </w:r>
      </w:ins>
      <w:ins w:id="623" w:author="jiangzhiy" w:date="2011-12-04T21:25:00Z">
        <w:r>
          <w:rPr>
            <w:rFonts w:ascii="Times New Roman" w:hAnsi="Times New Roman" w:hint="eastAsia"/>
            <w:sz w:val="24"/>
            <w:szCs w:val="24"/>
            <w:lang w:val="en-US"/>
          </w:rPr>
          <w:t xml:space="preserve">state B, </w:t>
        </w:r>
      </w:ins>
      <w:ins w:id="624" w:author="jiangzhiy" w:date="2011-12-04T21:24:00Z">
        <w:r>
          <w:rPr>
            <w:rFonts w:ascii="Times New Roman" w:hAnsi="Times New Roman" w:hint="eastAsia"/>
            <w:sz w:val="24"/>
            <w:szCs w:val="24"/>
            <w:lang w:val="en-US"/>
          </w:rPr>
          <w:t>the condition with the largest mean wind velocity</w:t>
        </w:r>
      </w:ins>
      <w:ins w:id="625" w:author="jiangzhiy" w:date="2011-12-04T21:25:00Z">
        <w:r>
          <w:rPr>
            <w:rFonts w:ascii="Times New Roman" w:hAnsi="Times New Roman" w:hint="eastAsia"/>
            <w:sz w:val="24"/>
            <w:szCs w:val="24"/>
            <w:lang w:val="en-US"/>
          </w:rPr>
          <w:t>,</w:t>
        </w:r>
      </w:ins>
      <w:ins w:id="626" w:author="jiangzhiy" w:date="2011-12-04T21:24:00Z">
        <w:r>
          <w:rPr>
            <w:rFonts w:ascii="Times New Roman" w:hAnsi="Times New Roman" w:hint="eastAsia"/>
            <w:sz w:val="24"/>
            <w:szCs w:val="24"/>
            <w:lang w:val="en-US"/>
          </w:rPr>
          <w:t xml:space="preserve"> contributes to most of the </w:t>
        </w:r>
      </w:ins>
      <w:ins w:id="627" w:author="jiangzhiy" w:date="2011-12-04T21:25:00Z">
        <w:r>
          <w:rPr>
            <w:rFonts w:ascii="Times New Roman" w:hAnsi="Times New Roman" w:hint="eastAsia"/>
            <w:sz w:val="24"/>
            <w:szCs w:val="24"/>
            <w:lang w:val="en-US"/>
          </w:rPr>
          <w:t xml:space="preserve">extreme response values. </w:t>
        </w:r>
      </w:ins>
      <w:ins w:id="628" w:author="jiangzhiy" w:date="2011-12-04T21:30:00Z">
        <w:r>
          <w:rPr>
            <w:rFonts w:ascii="Times New Roman" w:hAnsi="Times New Roman" w:hint="eastAsia"/>
            <w:sz w:val="24"/>
            <w:szCs w:val="24"/>
            <w:lang w:val="en-US"/>
          </w:rPr>
          <w:t xml:space="preserve"> Thus</w:t>
        </w:r>
      </w:ins>
      <w:ins w:id="629" w:author="jiangzhiy" w:date="2011-12-04T21:31:00Z">
        <w:r>
          <w:rPr>
            <w:rFonts w:ascii="Times New Roman" w:hAnsi="Times New Roman" w:hint="eastAsia"/>
            <w:sz w:val="24"/>
            <w:szCs w:val="24"/>
            <w:lang w:val="en-US"/>
          </w:rPr>
          <w:t xml:space="preserve">, </w:t>
        </w:r>
        <w:r w:rsidR="007D1102">
          <w:rPr>
            <w:rFonts w:ascii="Times New Roman" w:hAnsi="Times New Roman" w:hint="eastAsia"/>
            <w:sz w:val="24"/>
            <w:szCs w:val="24"/>
            <w:lang w:val="en-US"/>
          </w:rPr>
          <w:t>wind velocity may be regarded as the most important enviro</w:t>
        </w:r>
      </w:ins>
      <w:ins w:id="630" w:author="jiangzhiy" w:date="2011-12-04T21:32:00Z">
        <w:r w:rsidR="007D1102">
          <w:rPr>
            <w:rFonts w:ascii="Times New Roman" w:hAnsi="Times New Roman" w:hint="eastAsia"/>
            <w:sz w:val="24"/>
            <w:szCs w:val="24"/>
            <w:lang w:val="en-US"/>
          </w:rPr>
          <w:t>nmental parameter affecting response extremes for a parked FWT.</w:t>
        </w:r>
      </w:ins>
    </w:p>
    <w:p w:rsidR="00E22AD2" w:rsidRPr="00182195" w:rsidDel="000E4D1E" w:rsidRDefault="00E22AD2" w:rsidP="00E95B3A">
      <w:pPr>
        <w:jc w:val="both"/>
        <w:rPr>
          <w:del w:id="631" w:author="jiangzhiy" w:date="2011-12-04T20:28:00Z"/>
          <w:rFonts w:ascii="Times New Roman" w:hAnsi="Times New Roman"/>
          <w:sz w:val="24"/>
          <w:szCs w:val="24"/>
          <w:lang w:val="en-US"/>
        </w:rPr>
      </w:pPr>
      <w:del w:id="632" w:author="jiangzhiy" w:date="2011-12-04T20:28:00Z">
        <w:r w:rsidDel="000E4D1E">
          <w:rPr>
            <w:rFonts w:ascii="Times New Roman" w:hAnsi="Times New Roman" w:hint="eastAsia"/>
            <w:sz w:val="24"/>
            <w:szCs w:val="24"/>
            <w:lang w:val="en-US"/>
          </w:rPr>
          <w:delText xml:space="preserve">Upon the </w:delText>
        </w:r>
        <w:r w:rsidDel="000E4D1E">
          <w:rPr>
            <w:rFonts w:ascii="Times New Roman" w:hAnsi="Times New Roman"/>
            <w:sz w:val="24"/>
            <w:szCs w:val="24"/>
            <w:lang w:val="en-US"/>
          </w:rPr>
          <w:delText>occurrence</w:delText>
        </w:r>
        <w:r w:rsidDel="000E4D1E">
          <w:rPr>
            <w:rFonts w:ascii="Times New Roman" w:hAnsi="Times New Roman" w:hint="eastAsia"/>
            <w:sz w:val="24"/>
            <w:szCs w:val="24"/>
            <w:lang w:val="en-US"/>
          </w:rPr>
          <w:delText xml:space="preserve"> of fault, the transient responses of a</w:delText>
        </w:r>
        <w:r w:rsidR="00863E3E" w:rsidDel="000E4D1E">
          <w:rPr>
            <w:rFonts w:ascii="Times New Roman" w:hAnsi="Times New Roman" w:hint="eastAsia"/>
            <w:sz w:val="24"/>
            <w:szCs w:val="24"/>
            <w:lang w:val="en-US"/>
          </w:rPr>
          <w:delText xml:space="preserve"> wind turbine in operation can be of great importance. The responses of the mechanical parts as well as the platform motion will be investigated in the future.</w:delText>
        </w:r>
      </w:del>
    </w:p>
    <w:p w:rsidR="005534F2" w:rsidRPr="006B34BD" w:rsidRDefault="005534F2" w:rsidP="007D1102">
      <w:pPr>
        <w:jc w:val="both"/>
        <w:rPr>
          <w:lang w:val="en-US"/>
        </w:rPr>
        <w:pPrChange w:id="633" w:author="jiangzhiy" w:date="2011-12-04T21:32:00Z">
          <w:pPr/>
        </w:pPrChange>
      </w:pPr>
    </w:p>
    <w:p w:rsidR="007D1102" w:rsidRDefault="007D1102" w:rsidP="001E1EDB">
      <w:pPr>
        <w:autoSpaceDE w:val="0"/>
        <w:autoSpaceDN w:val="0"/>
        <w:adjustRightInd w:val="0"/>
        <w:spacing w:after="0" w:line="240" w:lineRule="auto"/>
        <w:rPr>
          <w:ins w:id="634" w:author="jiangzhiy" w:date="2011-12-04T21:32:00Z"/>
          <w:rFonts w:ascii="Times New Roman" w:hAnsi="Times New Roman" w:hint="eastAsia"/>
          <w:sz w:val="24"/>
          <w:szCs w:val="24"/>
          <w:lang w:val="en-US"/>
        </w:rPr>
      </w:pPr>
    </w:p>
    <w:p w:rsidR="00AB2743" w:rsidRPr="001E1EDB" w:rsidRDefault="001E1EDB" w:rsidP="001E1EDB">
      <w:pPr>
        <w:autoSpaceDE w:val="0"/>
        <w:autoSpaceDN w:val="0"/>
        <w:adjustRightInd w:val="0"/>
        <w:spacing w:after="0" w:line="240" w:lineRule="auto"/>
        <w:rPr>
          <w:rFonts w:ascii="Times New Roman" w:hAnsi="Times New Roman"/>
          <w:sz w:val="24"/>
          <w:szCs w:val="24"/>
          <w:lang w:val="en-US"/>
        </w:rPr>
      </w:pPr>
      <w:r w:rsidRPr="001E1EDB">
        <w:rPr>
          <w:rFonts w:ascii="Times New Roman" w:hAnsi="Times New Roman" w:hint="eastAsia"/>
          <w:sz w:val="24"/>
          <w:szCs w:val="24"/>
          <w:lang w:val="en-US"/>
        </w:rPr>
        <w:t>ACKNOWLEDGEMENTS</w:t>
      </w:r>
    </w:p>
    <w:p w:rsidR="00B10DF9" w:rsidRPr="008E7763" w:rsidRDefault="00B10DF9" w:rsidP="00D047B2">
      <w:pPr>
        <w:rPr>
          <w:rFonts w:ascii="Times New Roman" w:hAnsi="Times New Roman"/>
          <w:sz w:val="24"/>
          <w:szCs w:val="24"/>
          <w:lang w:val="en-US"/>
        </w:rPr>
      </w:pPr>
    </w:p>
    <w:p w:rsidR="00B10DF9" w:rsidRPr="005E6358" w:rsidRDefault="001E1EDB" w:rsidP="0079713A">
      <w:pPr>
        <w:autoSpaceDE w:val="0"/>
        <w:autoSpaceDN w:val="0"/>
        <w:adjustRightInd w:val="0"/>
        <w:spacing w:after="0" w:line="240" w:lineRule="auto"/>
        <w:rPr>
          <w:rFonts w:ascii="Times New Roman" w:hAnsi="Times New Roman"/>
          <w:sz w:val="24"/>
          <w:szCs w:val="24"/>
          <w:lang w:val="en-US"/>
        </w:rPr>
      </w:pPr>
      <w:r>
        <w:rPr>
          <w:rFonts w:ascii="Times New Roman" w:hAnsi="Times New Roman" w:hint="eastAsia"/>
          <w:sz w:val="24"/>
          <w:szCs w:val="24"/>
          <w:lang w:val="en-US"/>
        </w:rPr>
        <w:t>REFERENCES</w:t>
      </w:r>
    </w:p>
    <w:p w:rsidR="008565EA" w:rsidRPr="001E1EDB" w:rsidRDefault="00D8209E" w:rsidP="00D8209E">
      <w:pPr>
        <w:autoSpaceDE w:val="0"/>
        <w:autoSpaceDN w:val="0"/>
        <w:adjustRightInd w:val="0"/>
        <w:spacing w:after="0" w:line="240" w:lineRule="auto"/>
        <w:rPr>
          <w:rFonts w:ascii="Times New Roman" w:hAnsi="Times New Roman" w:cs="Times New Roman"/>
          <w:szCs w:val="20"/>
          <w:lang w:val="en-US"/>
        </w:rPr>
      </w:pPr>
      <w:r w:rsidRPr="009B2CF5">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t xml:space="preserve"> </w:t>
      </w:r>
      <w:r w:rsidR="001E1EDB">
        <w:rPr>
          <w:rFonts w:ascii="Times New Roman" w:hAnsi="Times New Roman" w:cs="Times New Roman" w:hint="eastAsia"/>
          <w:snapToGrid w:val="0"/>
          <w:color w:val="000000"/>
          <w:w w:val="0"/>
          <w:sz w:val="0"/>
          <w:szCs w:val="0"/>
          <w:u w:color="000000"/>
          <w:bdr w:val="none" w:sz="0" w:space="0" w:color="000000"/>
          <w:shd w:val="clear" w:color="000000" w:fill="000000"/>
          <w:lang w:val="en-US"/>
        </w:rPr>
        <w:t>R</w:t>
      </w:r>
    </w:p>
    <w:p w:rsidR="0079713A" w:rsidRDefault="0079713A" w:rsidP="0079713A">
      <w:pPr>
        <w:autoSpaceDE w:val="0"/>
        <w:autoSpaceDN w:val="0"/>
        <w:adjustRightInd w:val="0"/>
        <w:spacing w:after="0" w:line="240" w:lineRule="auto"/>
        <w:rPr>
          <w:rFonts w:ascii="Times New Roman" w:hAnsi="Times New Roman" w:cs="Times New Roman"/>
          <w:szCs w:val="20"/>
          <w:lang w:val="en-US"/>
        </w:rPr>
      </w:pPr>
    </w:p>
    <w:p w:rsidR="000A42DC" w:rsidRPr="000A42DC" w:rsidRDefault="00196B71" w:rsidP="000A42DC">
      <w:pPr>
        <w:spacing w:after="0" w:line="240" w:lineRule="auto"/>
        <w:rPr>
          <w:rFonts w:ascii="Calibri" w:hAnsi="Calibri" w:cs="Calibri"/>
          <w:noProof/>
          <w:szCs w:val="20"/>
          <w:lang w:val="en-US"/>
        </w:rPr>
      </w:pPr>
      <w:r w:rsidRPr="005619AF">
        <w:rPr>
          <w:rFonts w:ascii="Times New Roman" w:hAnsi="Times New Roman" w:cs="Times New Roman"/>
          <w:szCs w:val="20"/>
          <w:lang w:val="en-US"/>
        </w:rPr>
        <w:fldChar w:fldCharType="begin"/>
      </w:r>
      <w:r w:rsidR="0079713A" w:rsidRPr="005619AF">
        <w:rPr>
          <w:rFonts w:ascii="Times New Roman" w:hAnsi="Times New Roman" w:cs="Times New Roman"/>
          <w:szCs w:val="20"/>
          <w:lang w:val="en-US"/>
        </w:rPr>
        <w:instrText xml:space="preserve"> ADDIN EN.REFLIST </w:instrText>
      </w:r>
      <w:r w:rsidRPr="005619AF">
        <w:rPr>
          <w:rFonts w:ascii="Times New Roman" w:hAnsi="Times New Roman" w:cs="Times New Roman"/>
          <w:szCs w:val="20"/>
          <w:lang w:val="en-US"/>
        </w:rPr>
        <w:fldChar w:fldCharType="separate"/>
      </w:r>
      <w:bookmarkStart w:id="635" w:name="_ENREF_1"/>
      <w:r w:rsidR="000A42DC" w:rsidRPr="000A42DC">
        <w:rPr>
          <w:rFonts w:ascii="Calibri" w:hAnsi="Calibri" w:cs="Calibri"/>
          <w:noProof/>
          <w:szCs w:val="20"/>
          <w:lang w:val="en-US"/>
        </w:rPr>
        <w:t>[1] Burton T, Jenkins N, Sharpe D, Bossanyi E. Wind Energy Handbook: Wiley Online Library; 2011.</w:t>
      </w:r>
      <w:bookmarkEnd w:id="635"/>
    </w:p>
    <w:p w:rsidR="000A42DC" w:rsidRPr="000A42DC" w:rsidRDefault="000A42DC" w:rsidP="000A42DC">
      <w:pPr>
        <w:spacing w:after="0" w:line="240" w:lineRule="auto"/>
        <w:rPr>
          <w:rFonts w:ascii="Calibri" w:hAnsi="Calibri" w:cs="Calibri"/>
          <w:noProof/>
          <w:szCs w:val="20"/>
          <w:lang w:val="en-US"/>
        </w:rPr>
      </w:pPr>
      <w:bookmarkStart w:id="636" w:name="_ENREF_2"/>
      <w:r w:rsidRPr="000A42DC">
        <w:rPr>
          <w:rFonts w:ascii="Calibri" w:hAnsi="Calibri" w:cs="Calibri"/>
          <w:noProof/>
          <w:szCs w:val="20"/>
          <w:lang w:val="en-US"/>
        </w:rPr>
        <w:t>[2] Twidell J, Gaudiosi G. Offshore Wind Power. Wind Engineering. 2010;34:123-4.</w:t>
      </w:r>
      <w:bookmarkEnd w:id="636"/>
    </w:p>
    <w:p w:rsidR="000A42DC" w:rsidRPr="000A42DC" w:rsidRDefault="000A42DC" w:rsidP="000A42DC">
      <w:pPr>
        <w:spacing w:after="0" w:line="240" w:lineRule="auto"/>
        <w:rPr>
          <w:rFonts w:ascii="Calibri" w:hAnsi="Calibri" w:cs="Calibri"/>
          <w:noProof/>
          <w:szCs w:val="20"/>
          <w:lang w:val="en-US"/>
        </w:rPr>
      </w:pPr>
      <w:bookmarkStart w:id="637" w:name="_ENREF_3"/>
      <w:r w:rsidRPr="000A42DC">
        <w:rPr>
          <w:rFonts w:ascii="Calibri" w:hAnsi="Calibri" w:cs="Calibri"/>
          <w:noProof/>
          <w:szCs w:val="20"/>
          <w:lang w:val="en-US"/>
        </w:rPr>
        <w:t>[3] Comission IE. IEC 61400-3 Ed.3. Wind Turbines. Part3: Design Requirements for offshore wind turbines. Geneva2009.</w:t>
      </w:r>
      <w:bookmarkEnd w:id="637"/>
    </w:p>
    <w:p w:rsidR="000A42DC" w:rsidRPr="000A42DC" w:rsidRDefault="000A42DC" w:rsidP="000A42DC">
      <w:pPr>
        <w:spacing w:after="0" w:line="240" w:lineRule="auto"/>
        <w:rPr>
          <w:rFonts w:ascii="Calibri" w:hAnsi="Calibri" w:cs="Calibri"/>
          <w:noProof/>
          <w:szCs w:val="20"/>
          <w:lang w:val="en-US"/>
        </w:rPr>
      </w:pPr>
      <w:bookmarkStart w:id="638" w:name="_ENREF_4"/>
      <w:r w:rsidRPr="000A42DC">
        <w:rPr>
          <w:rFonts w:ascii="Calibri" w:hAnsi="Calibri" w:cs="Calibri"/>
          <w:noProof/>
          <w:szCs w:val="20"/>
          <w:lang w:val="en-US"/>
        </w:rPr>
        <w:t>[4] DNV. DNV-OS-J101 Design of Offshore Wind Turbine Structures. 2010.</w:t>
      </w:r>
      <w:bookmarkEnd w:id="638"/>
    </w:p>
    <w:p w:rsidR="000A42DC" w:rsidRPr="000A42DC" w:rsidRDefault="000A42DC" w:rsidP="000A42DC">
      <w:pPr>
        <w:spacing w:after="0" w:line="240" w:lineRule="auto"/>
        <w:rPr>
          <w:rFonts w:ascii="Calibri" w:hAnsi="Calibri" w:cs="Calibri"/>
          <w:noProof/>
          <w:szCs w:val="20"/>
          <w:lang w:val="en-US"/>
        </w:rPr>
      </w:pPr>
      <w:bookmarkStart w:id="639" w:name="_ENREF_5"/>
      <w:r w:rsidRPr="000A42DC">
        <w:rPr>
          <w:rFonts w:ascii="Calibri" w:hAnsi="Calibri" w:cs="Calibri"/>
          <w:noProof/>
          <w:szCs w:val="20"/>
          <w:lang w:val="en-US"/>
        </w:rPr>
        <w:t>[5] Arabian-Hoseynabadi H, Oraee H, Tavner P. Failure Modes and Effects Analysis (FMEA) for wind turbines. International Journal of Electrical Power &amp; Energy Systems. 2010;32:817-24.</w:t>
      </w:r>
      <w:bookmarkEnd w:id="639"/>
    </w:p>
    <w:p w:rsidR="000A42DC" w:rsidRPr="000A42DC" w:rsidRDefault="000A42DC" w:rsidP="000A42DC">
      <w:pPr>
        <w:spacing w:after="0" w:line="240" w:lineRule="auto"/>
        <w:rPr>
          <w:rFonts w:ascii="Calibri" w:hAnsi="Calibri" w:cs="Calibri"/>
          <w:noProof/>
          <w:szCs w:val="20"/>
          <w:lang w:val="en-US"/>
        </w:rPr>
      </w:pPr>
      <w:bookmarkStart w:id="640" w:name="_ENREF_6"/>
      <w:r w:rsidRPr="000A42DC">
        <w:rPr>
          <w:rFonts w:ascii="Calibri" w:hAnsi="Calibri" w:cs="Calibri"/>
          <w:noProof/>
          <w:szCs w:val="20"/>
          <w:lang w:val="en-US"/>
        </w:rPr>
        <w:t>[6] Ribrant J. Reliability performance and maintenance-a survey of failures in wind power systems.</w:t>
      </w:r>
      <w:bookmarkEnd w:id="640"/>
    </w:p>
    <w:p w:rsidR="000A42DC" w:rsidRPr="000A42DC" w:rsidRDefault="000A42DC" w:rsidP="000A42DC">
      <w:pPr>
        <w:spacing w:after="0" w:line="240" w:lineRule="auto"/>
        <w:rPr>
          <w:rFonts w:ascii="Calibri" w:hAnsi="Calibri" w:cs="Calibri"/>
          <w:noProof/>
          <w:szCs w:val="20"/>
          <w:lang w:val="en-US"/>
        </w:rPr>
      </w:pPr>
      <w:bookmarkStart w:id="641" w:name="_ENREF_7"/>
      <w:r w:rsidRPr="000A42DC">
        <w:rPr>
          <w:rFonts w:ascii="Calibri" w:hAnsi="Calibri" w:cs="Calibri"/>
          <w:noProof/>
          <w:szCs w:val="20"/>
          <w:lang w:val="en-US"/>
        </w:rPr>
        <w:t>[7] Michael Wilkinson BH. Deliverable 1.3: Report on Wind Turbine Reliability Profiles. GL Garrad Hassan; 2011.</w:t>
      </w:r>
      <w:bookmarkEnd w:id="641"/>
    </w:p>
    <w:p w:rsidR="000A42DC" w:rsidRPr="000A42DC" w:rsidRDefault="000A42DC" w:rsidP="000A42DC">
      <w:pPr>
        <w:spacing w:after="0" w:line="240" w:lineRule="auto"/>
        <w:rPr>
          <w:rFonts w:ascii="Calibri" w:hAnsi="Calibri" w:cs="Calibri"/>
          <w:noProof/>
          <w:szCs w:val="20"/>
          <w:lang w:val="en-US"/>
        </w:rPr>
      </w:pPr>
      <w:bookmarkStart w:id="642" w:name="_ENREF_8"/>
      <w:r w:rsidRPr="000A42DC">
        <w:rPr>
          <w:rFonts w:ascii="Calibri" w:hAnsi="Calibri" w:cs="Calibri"/>
          <w:noProof/>
          <w:szCs w:val="20"/>
          <w:lang w:val="en-US"/>
        </w:rPr>
        <w:t>[8] Tavner P. Recommendations from the ReliaWind Consortium  for the Standardisation for the Wind Industry of Wind Turbine Reliability Taxonomy, Terminology and Data Collection. Durham University; 2011.</w:t>
      </w:r>
      <w:bookmarkEnd w:id="642"/>
    </w:p>
    <w:p w:rsidR="000A42DC" w:rsidRPr="000A42DC" w:rsidRDefault="000A42DC" w:rsidP="000A42DC">
      <w:pPr>
        <w:spacing w:after="0" w:line="240" w:lineRule="auto"/>
        <w:rPr>
          <w:rFonts w:ascii="Calibri" w:hAnsi="Calibri" w:cs="Calibri"/>
          <w:noProof/>
          <w:szCs w:val="20"/>
          <w:lang w:val="en-US"/>
        </w:rPr>
      </w:pPr>
      <w:bookmarkStart w:id="643" w:name="_ENREF_9"/>
      <w:r w:rsidRPr="000A42DC">
        <w:rPr>
          <w:rFonts w:ascii="Calibri" w:hAnsi="Calibri" w:cs="Calibri"/>
          <w:noProof/>
          <w:szCs w:val="20"/>
          <w:lang w:val="en-US"/>
        </w:rPr>
        <w:t>[9] Thomas Esbensen CS. Fault Diagnosis and Fault-Tolerant Control of Wind Turbines: Aalborg University; 2009.</w:t>
      </w:r>
      <w:bookmarkEnd w:id="643"/>
    </w:p>
    <w:p w:rsidR="000A42DC" w:rsidRPr="000A42DC" w:rsidRDefault="000A42DC" w:rsidP="000A42DC">
      <w:pPr>
        <w:spacing w:after="0" w:line="240" w:lineRule="auto"/>
        <w:rPr>
          <w:rFonts w:ascii="Calibri" w:hAnsi="Calibri" w:cs="Calibri"/>
          <w:noProof/>
          <w:szCs w:val="20"/>
          <w:lang w:val="en-US"/>
        </w:rPr>
      </w:pPr>
      <w:bookmarkStart w:id="644" w:name="_ENREF_10"/>
      <w:r w:rsidRPr="000A42DC">
        <w:rPr>
          <w:rFonts w:ascii="Calibri" w:hAnsi="Calibri" w:cs="Calibri"/>
          <w:noProof/>
          <w:szCs w:val="20"/>
          <w:lang w:val="en-US"/>
        </w:rPr>
        <w:t>[10] DNV/Risø. Guidelines for Design of Wind Turbines. 2002.</w:t>
      </w:r>
      <w:bookmarkEnd w:id="644"/>
    </w:p>
    <w:p w:rsidR="000A42DC" w:rsidRPr="000A42DC" w:rsidRDefault="000A42DC" w:rsidP="000A42DC">
      <w:pPr>
        <w:spacing w:after="0" w:line="240" w:lineRule="auto"/>
        <w:rPr>
          <w:rFonts w:ascii="Calibri" w:hAnsi="Calibri" w:cs="Calibri"/>
          <w:noProof/>
          <w:szCs w:val="20"/>
          <w:lang w:val="en-US"/>
        </w:rPr>
      </w:pPr>
      <w:bookmarkStart w:id="645" w:name="_ENREF_11"/>
      <w:r w:rsidRPr="000A42DC">
        <w:rPr>
          <w:rFonts w:ascii="Calibri" w:hAnsi="Calibri" w:cs="Calibri"/>
          <w:noProof/>
          <w:szCs w:val="20"/>
          <w:lang w:val="en-US"/>
        </w:rPr>
        <w:t>[11] Bir G, Jonkman J. Aeroelastic instabilities of large offshore and onshore wind turbines. IOP Publishing; 2007. p. 012069.</w:t>
      </w:r>
      <w:bookmarkEnd w:id="645"/>
    </w:p>
    <w:p w:rsidR="000A42DC" w:rsidRPr="000A42DC" w:rsidRDefault="000A42DC" w:rsidP="000A42DC">
      <w:pPr>
        <w:spacing w:after="0" w:line="240" w:lineRule="auto"/>
        <w:rPr>
          <w:rFonts w:ascii="Calibri" w:hAnsi="Calibri" w:cs="Calibri"/>
          <w:noProof/>
          <w:szCs w:val="20"/>
          <w:lang w:val="en-US"/>
        </w:rPr>
      </w:pPr>
      <w:bookmarkStart w:id="646" w:name="_ENREF_12"/>
      <w:r w:rsidRPr="000A42DC">
        <w:rPr>
          <w:rFonts w:ascii="Calibri" w:hAnsi="Calibri" w:cs="Calibri"/>
          <w:noProof/>
          <w:szCs w:val="20"/>
          <w:lang w:val="en-US"/>
        </w:rPr>
        <w:t>[12] Jonkman J, Buhl Jr M. Loads Analysis of a Floating Offshore Wind Turbine Using Fully Coupled Simulation. 2007.</w:t>
      </w:r>
      <w:bookmarkEnd w:id="646"/>
    </w:p>
    <w:p w:rsidR="000A42DC" w:rsidRPr="000A42DC" w:rsidRDefault="000A42DC" w:rsidP="000A42DC">
      <w:pPr>
        <w:spacing w:after="0" w:line="240" w:lineRule="auto"/>
        <w:rPr>
          <w:rFonts w:ascii="Calibri" w:hAnsi="Calibri" w:cs="Calibri"/>
          <w:noProof/>
          <w:szCs w:val="20"/>
          <w:lang w:val="en-US"/>
        </w:rPr>
      </w:pPr>
      <w:bookmarkStart w:id="647" w:name="_ENREF_13"/>
      <w:r w:rsidRPr="000A42DC">
        <w:rPr>
          <w:rFonts w:ascii="Calibri" w:hAnsi="Calibri" w:cs="Calibri"/>
          <w:noProof/>
          <w:szCs w:val="20"/>
          <w:lang w:val="en-US"/>
        </w:rPr>
        <w:t>[13] Matha D. Model Development and Loads Analysis of an Offshore Wind Turbine on a Tension Leg Platform with a Comparison to Other Floating Turbine Concepts: April 2009. National Renewable Energy Laboratory (NREL), Golden, CO.; 2010.</w:t>
      </w:r>
      <w:bookmarkEnd w:id="647"/>
    </w:p>
    <w:p w:rsidR="000A42DC" w:rsidRPr="000A42DC" w:rsidRDefault="000A42DC" w:rsidP="000A42DC">
      <w:pPr>
        <w:spacing w:after="0" w:line="240" w:lineRule="auto"/>
        <w:rPr>
          <w:rFonts w:ascii="Calibri" w:hAnsi="Calibri" w:cs="Calibri"/>
          <w:noProof/>
          <w:szCs w:val="20"/>
          <w:lang w:val="en-US"/>
        </w:rPr>
      </w:pPr>
      <w:bookmarkStart w:id="648" w:name="_ENREF_14"/>
      <w:r w:rsidRPr="000A42DC">
        <w:rPr>
          <w:rFonts w:ascii="Calibri" w:hAnsi="Calibri" w:cs="Calibri"/>
          <w:noProof/>
          <w:szCs w:val="20"/>
          <w:lang w:val="en-US"/>
        </w:rPr>
        <w:t>[14] Karimirad M, Moan T. Effect of Aerodynamic and Hydrodynamic Damping on Dynamic Response of Spar Type Floating Wind Turbine.  European Wind Energy Conference2010. p. 55.</w:t>
      </w:r>
      <w:bookmarkEnd w:id="648"/>
    </w:p>
    <w:p w:rsidR="000A42DC" w:rsidRPr="000A42DC" w:rsidRDefault="000A42DC" w:rsidP="000A42DC">
      <w:pPr>
        <w:spacing w:after="0" w:line="240" w:lineRule="auto"/>
        <w:rPr>
          <w:rFonts w:ascii="Calibri" w:hAnsi="Calibri" w:cs="Calibri"/>
          <w:noProof/>
          <w:szCs w:val="20"/>
          <w:lang w:val="en-US"/>
        </w:rPr>
      </w:pPr>
      <w:bookmarkStart w:id="649" w:name="_ENREF_15"/>
      <w:r w:rsidRPr="000A42DC">
        <w:rPr>
          <w:rFonts w:ascii="Calibri" w:hAnsi="Calibri" w:cs="Calibri"/>
          <w:noProof/>
          <w:szCs w:val="20"/>
          <w:lang w:val="en-US"/>
        </w:rPr>
        <w:t>[15] Laboratory RN. How 2 HAWC2, The User's Manual. Technical University of Denmark; 2009.</w:t>
      </w:r>
      <w:bookmarkEnd w:id="649"/>
    </w:p>
    <w:p w:rsidR="000A42DC" w:rsidRPr="000A42DC" w:rsidRDefault="000A42DC" w:rsidP="000A42DC">
      <w:pPr>
        <w:spacing w:after="0" w:line="240" w:lineRule="auto"/>
        <w:rPr>
          <w:rFonts w:ascii="Calibri" w:hAnsi="Calibri" w:cs="Calibri"/>
          <w:noProof/>
          <w:szCs w:val="20"/>
          <w:lang w:val="en-US"/>
        </w:rPr>
      </w:pPr>
      <w:bookmarkStart w:id="650" w:name="_ENREF_16"/>
      <w:r w:rsidRPr="000A42DC">
        <w:rPr>
          <w:rFonts w:ascii="Calibri" w:hAnsi="Calibri" w:cs="Calibri" w:hint="eastAsia"/>
          <w:noProof/>
          <w:szCs w:val="20"/>
          <w:lang w:val="en-US"/>
        </w:rPr>
        <w:t>[16] Karimirad M, Moan T. Wave and Wind Induced Dynamic Response of a Spar</w:t>
      </w:r>
      <w:r w:rsidRPr="000A42DC">
        <w:rPr>
          <w:rFonts w:ascii="Calibri" w:hAnsi="Calibri" w:cs="Calibri" w:hint="eastAsia"/>
          <w:noProof/>
          <w:szCs w:val="20"/>
          <w:lang w:val="en-US"/>
        </w:rPr>
        <w:t>‐</w:t>
      </w:r>
      <w:r w:rsidRPr="000A42DC">
        <w:rPr>
          <w:rFonts w:ascii="Calibri" w:hAnsi="Calibri" w:cs="Calibri" w:hint="eastAsia"/>
          <w:noProof/>
          <w:szCs w:val="20"/>
          <w:lang w:val="en-US"/>
        </w:rPr>
        <w:t>Type Offshore Wind Turbine. Journal of Waterway, Port, Coastal, and Ocean Engineering.</w:t>
      </w:r>
      <w:r w:rsidRPr="000A42DC">
        <w:rPr>
          <w:rFonts w:ascii="Calibri" w:hAnsi="Calibri" w:cs="Calibri"/>
          <w:noProof/>
          <w:szCs w:val="20"/>
          <w:lang w:val="en-US"/>
        </w:rPr>
        <w:t xml:space="preserve"> 2011;1:55.</w:t>
      </w:r>
      <w:bookmarkEnd w:id="650"/>
    </w:p>
    <w:p w:rsidR="000A42DC" w:rsidRPr="000A42DC" w:rsidRDefault="000A42DC" w:rsidP="000A42DC">
      <w:pPr>
        <w:spacing w:after="0" w:line="240" w:lineRule="auto"/>
        <w:rPr>
          <w:rFonts w:ascii="Calibri" w:hAnsi="Calibri" w:cs="Calibri"/>
          <w:noProof/>
          <w:szCs w:val="20"/>
          <w:lang w:val="en-US"/>
        </w:rPr>
      </w:pPr>
      <w:bookmarkStart w:id="651" w:name="_ENREF_17"/>
      <w:r w:rsidRPr="000A42DC">
        <w:rPr>
          <w:rFonts w:ascii="Calibri" w:hAnsi="Calibri" w:cs="Calibri"/>
          <w:noProof/>
          <w:szCs w:val="20"/>
          <w:lang w:val="en-US"/>
        </w:rPr>
        <w:t>[17] Karimirad M, Meissonnier Q, Gao Z, Moan T. Hydroelastic code-to-code comparison for a tension leg spar-type floating wind turbine. Marine Structures. 2011.</w:t>
      </w:r>
      <w:bookmarkEnd w:id="651"/>
    </w:p>
    <w:p w:rsidR="000A42DC" w:rsidRPr="000A42DC" w:rsidRDefault="000A42DC" w:rsidP="000A42DC">
      <w:pPr>
        <w:spacing w:after="0" w:line="240" w:lineRule="auto"/>
        <w:rPr>
          <w:rFonts w:ascii="Calibri" w:hAnsi="Calibri" w:cs="Calibri"/>
          <w:noProof/>
          <w:szCs w:val="20"/>
          <w:lang w:val="en-US"/>
        </w:rPr>
      </w:pPr>
      <w:bookmarkStart w:id="652" w:name="_ENREF_18"/>
      <w:r w:rsidRPr="000A42DC">
        <w:rPr>
          <w:rFonts w:ascii="Calibri" w:hAnsi="Calibri" w:cs="Calibri"/>
          <w:noProof/>
          <w:szCs w:val="20"/>
          <w:lang w:val="en-US"/>
        </w:rPr>
        <w:t>[18] Hansen MOL. Aerodynamics of wind turbines: Earthscan/James &amp; James; 2008.</w:t>
      </w:r>
      <w:bookmarkEnd w:id="652"/>
    </w:p>
    <w:p w:rsidR="000A42DC" w:rsidRPr="000A42DC" w:rsidRDefault="000A42DC" w:rsidP="000A42DC">
      <w:pPr>
        <w:spacing w:after="0" w:line="240" w:lineRule="auto"/>
        <w:rPr>
          <w:rFonts w:ascii="Calibri" w:hAnsi="Calibri" w:cs="Calibri"/>
          <w:noProof/>
          <w:szCs w:val="20"/>
          <w:lang w:val="en-US"/>
        </w:rPr>
      </w:pPr>
      <w:bookmarkStart w:id="653" w:name="_ENREF_19"/>
      <w:r w:rsidRPr="000A42DC">
        <w:rPr>
          <w:rFonts w:ascii="Calibri" w:hAnsi="Calibri" w:cs="Calibri"/>
          <w:noProof/>
          <w:szCs w:val="20"/>
          <w:lang w:val="en-US"/>
        </w:rPr>
        <w:t>[19] Holmes JD. Wind loading of structures: Taylor &amp; Francis Group; 2007.</w:t>
      </w:r>
      <w:bookmarkEnd w:id="653"/>
    </w:p>
    <w:p w:rsidR="000A42DC" w:rsidRPr="000A42DC" w:rsidRDefault="000A42DC" w:rsidP="000A42DC">
      <w:pPr>
        <w:spacing w:after="0" w:line="240" w:lineRule="auto"/>
        <w:rPr>
          <w:rFonts w:ascii="Calibri" w:hAnsi="Calibri" w:cs="Calibri"/>
          <w:noProof/>
          <w:szCs w:val="20"/>
          <w:lang w:val="en-US"/>
        </w:rPr>
      </w:pPr>
      <w:bookmarkStart w:id="654" w:name="_ENREF_20"/>
      <w:r w:rsidRPr="000A42DC">
        <w:rPr>
          <w:rFonts w:ascii="Calibri" w:hAnsi="Calibri" w:cs="Calibri"/>
          <w:noProof/>
          <w:szCs w:val="20"/>
          <w:lang w:val="en-US"/>
        </w:rPr>
        <w:t>[20] Hansen MH. Aeroelastic instability problems for wind turbines. Wind Energy. 2007;10:551-77.</w:t>
      </w:r>
      <w:bookmarkEnd w:id="654"/>
    </w:p>
    <w:p w:rsidR="000A42DC" w:rsidRPr="000A42DC" w:rsidRDefault="000A42DC" w:rsidP="000A42DC">
      <w:pPr>
        <w:spacing w:after="0" w:line="240" w:lineRule="auto"/>
        <w:rPr>
          <w:rFonts w:ascii="Calibri" w:hAnsi="Calibri" w:cs="Calibri"/>
          <w:noProof/>
          <w:szCs w:val="20"/>
          <w:lang w:val="en-US"/>
        </w:rPr>
      </w:pPr>
      <w:bookmarkStart w:id="655" w:name="_ENREF_21"/>
      <w:r w:rsidRPr="000A42DC">
        <w:rPr>
          <w:rFonts w:ascii="Calibri" w:hAnsi="Calibri" w:cs="Calibri"/>
          <w:noProof/>
          <w:szCs w:val="20"/>
          <w:lang w:val="en-US"/>
        </w:rPr>
        <w:t>[21] Faltinsen OM. Sea loads on ships and offshore structures: Cambridge Univ Pr; 1993.</w:t>
      </w:r>
      <w:bookmarkEnd w:id="655"/>
    </w:p>
    <w:p w:rsidR="000A42DC" w:rsidRPr="000A42DC" w:rsidRDefault="000A42DC" w:rsidP="000A42DC">
      <w:pPr>
        <w:spacing w:after="0" w:line="240" w:lineRule="auto"/>
        <w:rPr>
          <w:rFonts w:ascii="Calibri" w:hAnsi="Calibri" w:cs="Calibri"/>
          <w:noProof/>
          <w:szCs w:val="20"/>
          <w:lang w:val="en-US"/>
        </w:rPr>
      </w:pPr>
      <w:bookmarkStart w:id="656" w:name="_ENREF_22"/>
      <w:r w:rsidRPr="000A42DC">
        <w:rPr>
          <w:rFonts w:ascii="Calibri" w:hAnsi="Calibri" w:cs="Calibri"/>
          <w:noProof/>
          <w:szCs w:val="20"/>
          <w:lang w:val="en-US"/>
        </w:rPr>
        <w:t>[22] Johannessen K, Meling T, Haver S. Joint distribution for wind and waves in the northern north sea. 2001.</w:t>
      </w:r>
      <w:bookmarkEnd w:id="656"/>
    </w:p>
    <w:p w:rsidR="000A42DC" w:rsidRPr="000A42DC" w:rsidRDefault="000A42DC" w:rsidP="000A42DC">
      <w:pPr>
        <w:spacing w:after="0" w:line="240" w:lineRule="auto"/>
        <w:rPr>
          <w:rFonts w:ascii="Calibri" w:hAnsi="Calibri" w:cs="Calibri"/>
          <w:noProof/>
          <w:szCs w:val="20"/>
          <w:lang w:val="en-US"/>
        </w:rPr>
      </w:pPr>
      <w:bookmarkStart w:id="657" w:name="_ENREF_23"/>
      <w:r w:rsidRPr="000A42DC">
        <w:rPr>
          <w:rFonts w:ascii="Calibri" w:hAnsi="Calibri" w:cs="Calibri"/>
          <w:noProof/>
          <w:szCs w:val="20"/>
          <w:lang w:val="en-US"/>
        </w:rPr>
        <w:t>[23] Haver SK. Prediction of Characteristic Response for Design Purposes (PRELIMINARY VERSION). Statoil; 2011.</w:t>
      </w:r>
      <w:bookmarkEnd w:id="657"/>
    </w:p>
    <w:p w:rsidR="000A42DC" w:rsidRPr="000A42DC" w:rsidRDefault="000A42DC" w:rsidP="000A42DC">
      <w:pPr>
        <w:spacing w:after="0" w:line="240" w:lineRule="auto"/>
        <w:rPr>
          <w:rFonts w:ascii="Calibri" w:hAnsi="Calibri" w:cs="Calibri"/>
          <w:noProof/>
          <w:szCs w:val="20"/>
          <w:lang w:val="en-US"/>
        </w:rPr>
      </w:pPr>
      <w:bookmarkStart w:id="658" w:name="_ENREF_24"/>
      <w:r w:rsidRPr="000A42DC">
        <w:rPr>
          <w:rFonts w:ascii="Calibri" w:hAnsi="Calibri" w:cs="Calibri"/>
          <w:noProof/>
          <w:szCs w:val="20"/>
          <w:lang w:val="en-US"/>
        </w:rPr>
        <w:t>[24] Karimirad M, Moan T. Extreme dynamic structural response analysis of catenary moored spar wind turbine in harsh environmental conditions. Journal of Offshore Mechanics and Arctic Engineering. 2011;133:041103.</w:t>
      </w:r>
      <w:bookmarkEnd w:id="658"/>
    </w:p>
    <w:p w:rsidR="000A42DC" w:rsidRPr="000A42DC" w:rsidRDefault="000A42DC" w:rsidP="000A42DC">
      <w:pPr>
        <w:spacing w:line="240" w:lineRule="auto"/>
        <w:rPr>
          <w:rFonts w:ascii="Calibri" w:hAnsi="Calibri" w:cs="Calibri"/>
          <w:noProof/>
          <w:szCs w:val="20"/>
          <w:lang w:val="en-US"/>
        </w:rPr>
      </w:pPr>
      <w:bookmarkStart w:id="659" w:name="_ENREF_25"/>
      <w:r w:rsidRPr="000A42DC">
        <w:rPr>
          <w:rFonts w:ascii="Calibri" w:hAnsi="Calibri" w:cs="Calibri"/>
          <w:noProof/>
          <w:szCs w:val="20"/>
          <w:lang w:val="en-US"/>
        </w:rPr>
        <w:t>[25] Brodtkorb PA, Johannesson P, Lindgren G, Rychlik I, Rydén J, Sjö E. WAFO—a Matlab toolbox for analysis of random waves and loads. 2000.</w:t>
      </w:r>
      <w:bookmarkEnd w:id="659"/>
    </w:p>
    <w:p w:rsidR="000A42DC" w:rsidRDefault="000A42DC" w:rsidP="000A42DC">
      <w:pPr>
        <w:spacing w:line="240" w:lineRule="auto"/>
        <w:rPr>
          <w:rFonts w:ascii="Calibri" w:hAnsi="Calibri" w:cs="Calibri"/>
          <w:noProof/>
          <w:szCs w:val="20"/>
          <w:lang w:val="en-US"/>
        </w:rPr>
      </w:pPr>
    </w:p>
    <w:p w:rsidR="007C0D49" w:rsidRPr="005619AF" w:rsidRDefault="00196B71" w:rsidP="00241B6B">
      <w:pPr>
        <w:rPr>
          <w:rFonts w:ascii="Times New Roman" w:hAnsi="Times New Roman" w:cs="Times New Roman"/>
          <w:szCs w:val="20"/>
        </w:rPr>
      </w:pPr>
      <w:r w:rsidRPr="005619AF">
        <w:rPr>
          <w:rFonts w:ascii="Times New Roman" w:hAnsi="Times New Roman" w:cs="Times New Roman"/>
          <w:szCs w:val="20"/>
          <w:lang w:val="en-US"/>
        </w:rPr>
        <w:fldChar w:fldCharType="end"/>
      </w:r>
    </w:p>
    <w:sectPr w:rsidR="007C0D49" w:rsidRPr="005619AF" w:rsidSect="00B71940">
      <w:footerReference w:type="default" r:id="rId77"/>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94388" w:rsidRDefault="00394388" w:rsidP="00104B51">
      <w:pPr>
        <w:spacing w:after="0" w:line="240" w:lineRule="auto"/>
      </w:pPr>
      <w:r>
        <w:separator/>
      </w:r>
    </w:p>
  </w:endnote>
  <w:endnote w:type="continuationSeparator" w:id="0">
    <w:p w:rsidR="00394388" w:rsidRDefault="00394388" w:rsidP="00104B5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66154"/>
      <w:docPartObj>
        <w:docPartGallery w:val="Page Numbers (Bottom of Page)"/>
        <w:docPartUnique/>
      </w:docPartObj>
    </w:sdtPr>
    <w:sdtContent>
      <w:p w:rsidR="000A42DC" w:rsidRDefault="000A42DC">
        <w:pPr>
          <w:pStyle w:val="Footer"/>
          <w:jc w:val="center"/>
        </w:pPr>
        <w:r w:rsidRPr="00A35A5A">
          <w:rPr>
            <w:rFonts w:ascii="Times New Roman" w:hAnsi="Times New Roman" w:cs="Times New Roman"/>
          </w:rPr>
          <w:fldChar w:fldCharType="begin"/>
        </w:r>
        <w:r w:rsidRPr="00A35A5A">
          <w:rPr>
            <w:rFonts w:ascii="Times New Roman" w:hAnsi="Times New Roman" w:cs="Times New Roman"/>
          </w:rPr>
          <w:instrText xml:space="preserve"> PAGE   \* MERGEFORMAT </w:instrText>
        </w:r>
        <w:r w:rsidRPr="00A35A5A">
          <w:rPr>
            <w:rFonts w:ascii="Times New Roman" w:hAnsi="Times New Roman" w:cs="Times New Roman"/>
          </w:rPr>
          <w:fldChar w:fldCharType="separate"/>
        </w:r>
        <w:r w:rsidR="00794E0F">
          <w:rPr>
            <w:rFonts w:ascii="Times New Roman" w:hAnsi="Times New Roman" w:cs="Times New Roman"/>
            <w:noProof/>
          </w:rPr>
          <w:t>2</w:t>
        </w:r>
        <w:r w:rsidRPr="00A35A5A">
          <w:rPr>
            <w:rFonts w:ascii="Times New Roman" w:hAnsi="Times New Roman" w:cs="Times New Roman"/>
          </w:rPr>
          <w:fldChar w:fldCharType="end"/>
        </w:r>
      </w:p>
    </w:sdtContent>
  </w:sdt>
  <w:p w:rsidR="000A42DC" w:rsidRDefault="000A42D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94388" w:rsidRDefault="00394388" w:rsidP="00104B51">
      <w:pPr>
        <w:spacing w:after="0" w:line="240" w:lineRule="auto"/>
      </w:pPr>
      <w:r>
        <w:separator/>
      </w:r>
    </w:p>
  </w:footnote>
  <w:footnote w:type="continuationSeparator" w:id="0">
    <w:p w:rsidR="00394388" w:rsidRDefault="00394388" w:rsidP="00104B51">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trackRevisions/>
  <w:defaultTabStop w:val="708"/>
  <w:hyphenationZone w:val="425"/>
  <w:characterSpacingControl w:val="doNotCompress"/>
  <w:hdrShapeDefaults>
    <o:shapedefaults v:ext="edit" spidmax="77826"/>
  </w:hdrShapeDefaults>
  <w:footnotePr>
    <w:footnote w:id="-1"/>
    <w:footnote w:id="0"/>
  </w:footnotePr>
  <w:endnotePr>
    <w:endnote w:id="-1"/>
    <w:endnote w:id="0"/>
  </w:endnotePr>
  <w:compat>
    <w:useFELayout/>
  </w:compat>
  <w:docVars>
    <w:docVar w:name="EN.InstantFormat" w:val="&lt;ENInstantFormat&gt;&lt;Enabled&gt;0&lt;/Enabled&gt;&lt;ScanUnformatted&gt;1&lt;/ScanUnformatted&gt;&lt;ScanChanges&gt;1&lt;/ScanChanges&gt;&lt;/ENInstantFormat&gt;"/>
    <w:docVar w:name="EN.Layout" w:val="&lt;ENLayout&gt;&lt;Style&gt;Applied Ocean Researc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tsx5rd0xkw5tswesdpwv0f2zfxwrdw09zrwe&quot;&gt;EWEA&lt;record-ids&gt;&lt;item&gt;94&lt;/item&gt;&lt;item&gt;95&lt;/item&gt;&lt;item&gt;99&lt;/item&gt;&lt;item&gt;112&lt;/item&gt;&lt;item&gt;114&lt;/item&gt;&lt;item&gt;119&lt;/item&gt;&lt;item&gt;147&lt;/item&gt;&lt;item&gt;148&lt;/item&gt;&lt;item&gt;150&lt;/item&gt;&lt;item&gt;151&lt;/item&gt;&lt;item&gt;156&lt;/item&gt;&lt;item&gt;157&lt;/item&gt;&lt;item&gt;158&lt;/item&gt;&lt;item&gt;160&lt;/item&gt;&lt;item&gt;161&lt;/item&gt;&lt;item&gt;162&lt;/item&gt;&lt;item&gt;163&lt;/item&gt;&lt;item&gt;164&lt;/item&gt;&lt;item&gt;165&lt;/item&gt;&lt;item&gt;166&lt;/item&gt;&lt;item&gt;167&lt;/item&gt;&lt;item&gt;168&lt;/item&gt;&lt;item&gt;169&lt;/item&gt;&lt;item&gt;170&lt;/item&gt;&lt;item&gt;171&lt;/item&gt;&lt;/record-ids&gt;&lt;/item&gt;&lt;/Libraries&gt;"/>
  </w:docVars>
  <w:rsids>
    <w:rsidRoot w:val="0054067D"/>
    <w:rsid w:val="00000187"/>
    <w:rsid w:val="0000517C"/>
    <w:rsid w:val="00005934"/>
    <w:rsid w:val="0000735D"/>
    <w:rsid w:val="000129B4"/>
    <w:rsid w:val="000167A3"/>
    <w:rsid w:val="00017AE6"/>
    <w:rsid w:val="00021449"/>
    <w:rsid w:val="00021CB2"/>
    <w:rsid w:val="00023869"/>
    <w:rsid w:val="00023D37"/>
    <w:rsid w:val="00032953"/>
    <w:rsid w:val="000338F4"/>
    <w:rsid w:val="0003586C"/>
    <w:rsid w:val="00035E1E"/>
    <w:rsid w:val="000367EA"/>
    <w:rsid w:val="0003697D"/>
    <w:rsid w:val="00040D5F"/>
    <w:rsid w:val="00040F68"/>
    <w:rsid w:val="0004166A"/>
    <w:rsid w:val="00044F24"/>
    <w:rsid w:val="0004519C"/>
    <w:rsid w:val="0004565F"/>
    <w:rsid w:val="0004604E"/>
    <w:rsid w:val="0004639E"/>
    <w:rsid w:val="00051419"/>
    <w:rsid w:val="00055221"/>
    <w:rsid w:val="00056E85"/>
    <w:rsid w:val="00064BB5"/>
    <w:rsid w:val="000676DF"/>
    <w:rsid w:val="00070B5B"/>
    <w:rsid w:val="000715F9"/>
    <w:rsid w:val="00072F40"/>
    <w:rsid w:val="00073E4E"/>
    <w:rsid w:val="00074D20"/>
    <w:rsid w:val="0007678B"/>
    <w:rsid w:val="00081469"/>
    <w:rsid w:val="00082C17"/>
    <w:rsid w:val="00084C92"/>
    <w:rsid w:val="000855DC"/>
    <w:rsid w:val="00086535"/>
    <w:rsid w:val="00086A89"/>
    <w:rsid w:val="00090A55"/>
    <w:rsid w:val="00092A9D"/>
    <w:rsid w:val="00093026"/>
    <w:rsid w:val="000936EC"/>
    <w:rsid w:val="000949E4"/>
    <w:rsid w:val="00095D78"/>
    <w:rsid w:val="0009644E"/>
    <w:rsid w:val="00096537"/>
    <w:rsid w:val="000973DC"/>
    <w:rsid w:val="000975B6"/>
    <w:rsid w:val="000A1E88"/>
    <w:rsid w:val="000A232E"/>
    <w:rsid w:val="000A42DC"/>
    <w:rsid w:val="000A6291"/>
    <w:rsid w:val="000A6A04"/>
    <w:rsid w:val="000B027B"/>
    <w:rsid w:val="000B1C90"/>
    <w:rsid w:val="000B4254"/>
    <w:rsid w:val="000B578B"/>
    <w:rsid w:val="000B66EE"/>
    <w:rsid w:val="000C0AC4"/>
    <w:rsid w:val="000C1B72"/>
    <w:rsid w:val="000C48C6"/>
    <w:rsid w:val="000D2324"/>
    <w:rsid w:val="000D402B"/>
    <w:rsid w:val="000D4457"/>
    <w:rsid w:val="000D4B7D"/>
    <w:rsid w:val="000D58C4"/>
    <w:rsid w:val="000D5BF2"/>
    <w:rsid w:val="000D7C53"/>
    <w:rsid w:val="000E3FF9"/>
    <w:rsid w:val="000E4673"/>
    <w:rsid w:val="000E4D1E"/>
    <w:rsid w:val="000E66FF"/>
    <w:rsid w:val="000F28D0"/>
    <w:rsid w:val="000F4ACF"/>
    <w:rsid w:val="000F5454"/>
    <w:rsid w:val="0010281C"/>
    <w:rsid w:val="00104B51"/>
    <w:rsid w:val="001074B2"/>
    <w:rsid w:val="00107DEC"/>
    <w:rsid w:val="00107FD6"/>
    <w:rsid w:val="001110F5"/>
    <w:rsid w:val="00111912"/>
    <w:rsid w:val="001131C1"/>
    <w:rsid w:val="00114217"/>
    <w:rsid w:val="0012191A"/>
    <w:rsid w:val="00124173"/>
    <w:rsid w:val="00126DAB"/>
    <w:rsid w:val="001275CD"/>
    <w:rsid w:val="001307C6"/>
    <w:rsid w:val="00131CFA"/>
    <w:rsid w:val="001328D9"/>
    <w:rsid w:val="00134443"/>
    <w:rsid w:val="00136C67"/>
    <w:rsid w:val="00137965"/>
    <w:rsid w:val="001405B3"/>
    <w:rsid w:val="00141EA2"/>
    <w:rsid w:val="001426FE"/>
    <w:rsid w:val="00142BBE"/>
    <w:rsid w:val="001431FC"/>
    <w:rsid w:val="0014373B"/>
    <w:rsid w:val="00147250"/>
    <w:rsid w:val="00150CB7"/>
    <w:rsid w:val="00150E69"/>
    <w:rsid w:val="00152F01"/>
    <w:rsid w:val="00154855"/>
    <w:rsid w:val="001623B6"/>
    <w:rsid w:val="001640C3"/>
    <w:rsid w:val="00165497"/>
    <w:rsid w:val="00166A57"/>
    <w:rsid w:val="00170EE0"/>
    <w:rsid w:val="00171C64"/>
    <w:rsid w:val="00172B84"/>
    <w:rsid w:val="00172F14"/>
    <w:rsid w:val="001772E3"/>
    <w:rsid w:val="00181BDF"/>
    <w:rsid w:val="00182195"/>
    <w:rsid w:val="00187E42"/>
    <w:rsid w:val="00190E34"/>
    <w:rsid w:val="001934C1"/>
    <w:rsid w:val="00193988"/>
    <w:rsid w:val="00195913"/>
    <w:rsid w:val="00195A8C"/>
    <w:rsid w:val="00196B71"/>
    <w:rsid w:val="001A01AF"/>
    <w:rsid w:val="001A0375"/>
    <w:rsid w:val="001A71C3"/>
    <w:rsid w:val="001B15BF"/>
    <w:rsid w:val="001B28AB"/>
    <w:rsid w:val="001B626E"/>
    <w:rsid w:val="001C1136"/>
    <w:rsid w:val="001C4069"/>
    <w:rsid w:val="001C6C7D"/>
    <w:rsid w:val="001C7226"/>
    <w:rsid w:val="001D00FD"/>
    <w:rsid w:val="001D1F58"/>
    <w:rsid w:val="001D580E"/>
    <w:rsid w:val="001D6348"/>
    <w:rsid w:val="001D6DDA"/>
    <w:rsid w:val="001D71B9"/>
    <w:rsid w:val="001E1EDB"/>
    <w:rsid w:val="001F2DC9"/>
    <w:rsid w:val="001F4297"/>
    <w:rsid w:val="001F4C9A"/>
    <w:rsid w:val="001F4E2E"/>
    <w:rsid w:val="001F6289"/>
    <w:rsid w:val="00200A79"/>
    <w:rsid w:val="00203730"/>
    <w:rsid w:val="00204FC0"/>
    <w:rsid w:val="002057A0"/>
    <w:rsid w:val="00210D20"/>
    <w:rsid w:val="00210EB1"/>
    <w:rsid w:val="002136F8"/>
    <w:rsid w:val="002153CE"/>
    <w:rsid w:val="00216968"/>
    <w:rsid w:val="00222560"/>
    <w:rsid w:val="00222C1C"/>
    <w:rsid w:val="00222C47"/>
    <w:rsid w:val="00226EBB"/>
    <w:rsid w:val="00226ED2"/>
    <w:rsid w:val="00226FAB"/>
    <w:rsid w:val="002279A4"/>
    <w:rsid w:val="00232039"/>
    <w:rsid w:val="00233862"/>
    <w:rsid w:val="0023678A"/>
    <w:rsid w:val="00240203"/>
    <w:rsid w:val="00241B6B"/>
    <w:rsid w:val="002422A2"/>
    <w:rsid w:val="00243568"/>
    <w:rsid w:val="00250F01"/>
    <w:rsid w:val="00262318"/>
    <w:rsid w:val="00262C65"/>
    <w:rsid w:val="0026447B"/>
    <w:rsid w:val="002668F9"/>
    <w:rsid w:val="00267143"/>
    <w:rsid w:val="002714D8"/>
    <w:rsid w:val="002753A8"/>
    <w:rsid w:val="002804F1"/>
    <w:rsid w:val="00281601"/>
    <w:rsid w:val="00281EC6"/>
    <w:rsid w:val="00282421"/>
    <w:rsid w:val="0028266F"/>
    <w:rsid w:val="00282B10"/>
    <w:rsid w:val="00286645"/>
    <w:rsid w:val="00293827"/>
    <w:rsid w:val="00293912"/>
    <w:rsid w:val="00293AC3"/>
    <w:rsid w:val="00296154"/>
    <w:rsid w:val="002976A7"/>
    <w:rsid w:val="002A04DF"/>
    <w:rsid w:val="002A0C6A"/>
    <w:rsid w:val="002A45B0"/>
    <w:rsid w:val="002A5559"/>
    <w:rsid w:val="002B0CF5"/>
    <w:rsid w:val="002B0E68"/>
    <w:rsid w:val="002B2120"/>
    <w:rsid w:val="002C1D70"/>
    <w:rsid w:val="002C5A9F"/>
    <w:rsid w:val="002C5C40"/>
    <w:rsid w:val="002C64E1"/>
    <w:rsid w:val="002C658D"/>
    <w:rsid w:val="002C6AAD"/>
    <w:rsid w:val="002D1012"/>
    <w:rsid w:val="002D3F38"/>
    <w:rsid w:val="002D54CA"/>
    <w:rsid w:val="002D5F88"/>
    <w:rsid w:val="002D61F4"/>
    <w:rsid w:val="002D6A40"/>
    <w:rsid w:val="002E106F"/>
    <w:rsid w:val="002E2C3F"/>
    <w:rsid w:val="002E302E"/>
    <w:rsid w:val="002E3654"/>
    <w:rsid w:val="002E3AE6"/>
    <w:rsid w:val="002E597D"/>
    <w:rsid w:val="002E5CC5"/>
    <w:rsid w:val="002E7343"/>
    <w:rsid w:val="002F0D19"/>
    <w:rsid w:val="002F198F"/>
    <w:rsid w:val="002F30BA"/>
    <w:rsid w:val="002F4A4C"/>
    <w:rsid w:val="002F5084"/>
    <w:rsid w:val="002F7422"/>
    <w:rsid w:val="002F763D"/>
    <w:rsid w:val="00300B8B"/>
    <w:rsid w:val="00303D8E"/>
    <w:rsid w:val="00306929"/>
    <w:rsid w:val="00306DB9"/>
    <w:rsid w:val="00306EC2"/>
    <w:rsid w:val="00310D48"/>
    <w:rsid w:val="00312FA7"/>
    <w:rsid w:val="00313724"/>
    <w:rsid w:val="003147CE"/>
    <w:rsid w:val="00330B2D"/>
    <w:rsid w:val="00330C78"/>
    <w:rsid w:val="00330D25"/>
    <w:rsid w:val="00332EFB"/>
    <w:rsid w:val="003336D9"/>
    <w:rsid w:val="0033397C"/>
    <w:rsid w:val="00336704"/>
    <w:rsid w:val="003367C4"/>
    <w:rsid w:val="003369A8"/>
    <w:rsid w:val="00341BF5"/>
    <w:rsid w:val="00342869"/>
    <w:rsid w:val="00342C05"/>
    <w:rsid w:val="0034346F"/>
    <w:rsid w:val="003434E4"/>
    <w:rsid w:val="003436E2"/>
    <w:rsid w:val="003459F9"/>
    <w:rsid w:val="00346000"/>
    <w:rsid w:val="0034798B"/>
    <w:rsid w:val="00350320"/>
    <w:rsid w:val="003522D8"/>
    <w:rsid w:val="003540AE"/>
    <w:rsid w:val="00354714"/>
    <w:rsid w:val="00354D7B"/>
    <w:rsid w:val="00356143"/>
    <w:rsid w:val="0035704D"/>
    <w:rsid w:val="003571AB"/>
    <w:rsid w:val="00357E4B"/>
    <w:rsid w:val="00360430"/>
    <w:rsid w:val="00363A4D"/>
    <w:rsid w:val="00364AA0"/>
    <w:rsid w:val="00365BA1"/>
    <w:rsid w:val="003669E1"/>
    <w:rsid w:val="00370B19"/>
    <w:rsid w:val="00372BBB"/>
    <w:rsid w:val="00372BE5"/>
    <w:rsid w:val="00380567"/>
    <w:rsid w:val="00383B88"/>
    <w:rsid w:val="003863CA"/>
    <w:rsid w:val="00391BC3"/>
    <w:rsid w:val="00394388"/>
    <w:rsid w:val="003A0655"/>
    <w:rsid w:val="003A0ADD"/>
    <w:rsid w:val="003A2CB6"/>
    <w:rsid w:val="003A2CDE"/>
    <w:rsid w:val="003A33D3"/>
    <w:rsid w:val="003B1537"/>
    <w:rsid w:val="003B505B"/>
    <w:rsid w:val="003B60B1"/>
    <w:rsid w:val="003B7B0F"/>
    <w:rsid w:val="003C022C"/>
    <w:rsid w:val="003C1921"/>
    <w:rsid w:val="003C516F"/>
    <w:rsid w:val="003C688A"/>
    <w:rsid w:val="003C6DDE"/>
    <w:rsid w:val="003C7F8A"/>
    <w:rsid w:val="003D2E56"/>
    <w:rsid w:val="003D3E90"/>
    <w:rsid w:val="003D5C65"/>
    <w:rsid w:val="003D6D18"/>
    <w:rsid w:val="003D7B79"/>
    <w:rsid w:val="003E1E81"/>
    <w:rsid w:val="003E2EED"/>
    <w:rsid w:val="003E3971"/>
    <w:rsid w:val="003E45EC"/>
    <w:rsid w:val="003E5EFC"/>
    <w:rsid w:val="003E605E"/>
    <w:rsid w:val="003E6FDD"/>
    <w:rsid w:val="003E79AB"/>
    <w:rsid w:val="003E7EFA"/>
    <w:rsid w:val="003F0442"/>
    <w:rsid w:val="003F1308"/>
    <w:rsid w:val="003F3D3B"/>
    <w:rsid w:val="003F6268"/>
    <w:rsid w:val="003F6CB9"/>
    <w:rsid w:val="00402210"/>
    <w:rsid w:val="0040357D"/>
    <w:rsid w:val="0040370C"/>
    <w:rsid w:val="004046D5"/>
    <w:rsid w:val="00404FDA"/>
    <w:rsid w:val="00405164"/>
    <w:rsid w:val="004053DB"/>
    <w:rsid w:val="0040684D"/>
    <w:rsid w:val="00411CE9"/>
    <w:rsid w:val="00414AC1"/>
    <w:rsid w:val="004327F9"/>
    <w:rsid w:val="004364E5"/>
    <w:rsid w:val="00440EBD"/>
    <w:rsid w:val="004411EF"/>
    <w:rsid w:val="00441320"/>
    <w:rsid w:val="00442CFE"/>
    <w:rsid w:val="00443014"/>
    <w:rsid w:val="00443DC2"/>
    <w:rsid w:val="00445602"/>
    <w:rsid w:val="00446CBC"/>
    <w:rsid w:val="00447A34"/>
    <w:rsid w:val="00452696"/>
    <w:rsid w:val="00452CE0"/>
    <w:rsid w:val="00452E08"/>
    <w:rsid w:val="004553DF"/>
    <w:rsid w:val="00456F24"/>
    <w:rsid w:val="004600FD"/>
    <w:rsid w:val="00460181"/>
    <w:rsid w:val="00463253"/>
    <w:rsid w:val="004657B4"/>
    <w:rsid w:val="004665AB"/>
    <w:rsid w:val="004700F6"/>
    <w:rsid w:val="00472989"/>
    <w:rsid w:val="00476A66"/>
    <w:rsid w:val="004807F6"/>
    <w:rsid w:val="00481022"/>
    <w:rsid w:val="00481F91"/>
    <w:rsid w:val="00482198"/>
    <w:rsid w:val="00483A48"/>
    <w:rsid w:val="00483F6D"/>
    <w:rsid w:val="004869E3"/>
    <w:rsid w:val="00487789"/>
    <w:rsid w:val="00491425"/>
    <w:rsid w:val="004915C5"/>
    <w:rsid w:val="00493C2F"/>
    <w:rsid w:val="00493C4B"/>
    <w:rsid w:val="004979F3"/>
    <w:rsid w:val="004A4504"/>
    <w:rsid w:val="004A6A41"/>
    <w:rsid w:val="004B2FB0"/>
    <w:rsid w:val="004B5B67"/>
    <w:rsid w:val="004B767F"/>
    <w:rsid w:val="004C2BA2"/>
    <w:rsid w:val="004C4D37"/>
    <w:rsid w:val="004C4D38"/>
    <w:rsid w:val="004C580D"/>
    <w:rsid w:val="004C5ADA"/>
    <w:rsid w:val="004C683E"/>
    <w:rsid w:val="004D1935"/>
    <w:rsid w:val="004D3257"/>
    <w:rsid w:val="004D4EBC"/>
    <w:rsid w:val="004D7B7E"/>
    <w:rsid w:val="004E2B67"/>
    <w:rsid w:val="004E5FAF"/>
    <w:rsid w:val="004E64B4"/>
    <w:rsid w:val="004E6FB8"/>
    <w:rsid w:val="004E70BB"/>
    <w:rsid w:val="004F173F"/>
    <w:rsid w:val="004F1B3E"/>
    <w:rsid w:val="004F2FE5"/>
    <w:rsid w:val="004F5589"/>
    <w:rsid w:val="004F576E"/>
    <w:rsid w:val="004F5E89"/>
    <w:rsid w:val="004F7DDE"/>
    <w:rsid w:val="0050440A"/>
    <w:rsid w:val="0050466E"/>
    <w:rsid w:val="0051123A"/>
    <w:rsid w:val="00511827"/>
    <w:rsid w:val="00511925"/>
    <w:rsid w:val="005123E5"/>
    <w:rsid w:val="00512550"/>
    <w:rsid w:val="0051406C"/>
    <w:rsid w:val="00514C1C"/>
    <w:rsid w:val="005221EF"/>
    <w:rsid w:val="0052247E"/>
    <w:rsid w:val="00523AB3"/>
    <w:rsid w:val="00524105"/>
    <w:rsid w:val="00524716"/>
    <w:rsid w:val="00526615"/>
    <w:rsid w:val="00527CAC"/>
    <w:rsid w:val="00530A52"/>
    <w:rsid w:val="00530C8B"/>
    <w:rsid w:val="00535DA8"/>
    <w:rsid w:val="0054067D"/>
    <w:rsid w:val="0054121B"/>
    <w:rsid w:val="0054283C"/>
    <w:rsid w:val="00543E94"/>
    <w:rsid w:val="00546BF0"/>
    <w:rsid w:val="00551328"/>
    <w:rsid w:val="005517AA"/>
    <w:rsid w:val="00551D3C"/>
    <w:rsid w:val="005534F2"/>
    <w:rsid w:val="00553B31"/>
    <w:rsid w:val="00557120"/>
    <w:rsid w:val="005571BA"/>
    <w:rsid w:val="0056084C"/>
    <w:rsid w:val="0056144F"/>
    <w:rsid w:val="005619AF"/>
    <w:rsid w:val="005632DF"/>
    <w:rsid w:val="005651D0"/>
    <w:rsid w:val="00565508"/>
    <w:rsid w:val="0056646A"/>
    <w:rsid w:val="00570971"/>
    <w:rsid w:val="00570B1B"/>
    <w:rsid w:val="00571E6C"/>
    <w:rsid w:val="00584D08"/>
    <w:rsid w:val="00586A34"/>
    <w:rsid w:val="00586DB5"/>
    <w:rsid w:val="00587E86"/>
    <w:rsid w:val="00587F79"/>
    <w:rsid w:val="00594184"/>
    <w:rsid w:val="005958C1"/>
    <w:rsid w:val="005961D8"/>
    <w:rsid w:val="005966D4"/>
    <w:rsid w:val="005A7342"/>
    <w:rsid w:val="005B3B78"/>
    <w:rsid w:val="005B6C55"/>
    <w:rsid w:val="005B7B2B"/>
    <w:rsid w:val="005B7D57"/>
    <w:rsid w:val="005C66F4"/>
    <w:rsid w:val="005C6C06"/>
    <w:rsid w:val="005C71FD"/>
    <w:rsid w:val="005C732D"/>
    <w:rsid w:val="005C7482"/>
    <w:rsid w:val="005C762F"/>
    <w:rsid w:val="005D0E59"/>
    <w:rsid w:val="005D2287"/>
    <w:rsid w:val="005D23DD"/>
    <w:rsid w:val="005D2869"/>
    <w:rsid w:val="005D6115"/>
    <w:rsid w:val="005D77CA"/>
    <w:rsid w:val="005E08C5"/>
    <w:rsid w:val="005E0A32"/>
    <w:rsid w:val="005E0D03"/>
    <w:rsid w:val="005E0DCC"/>
    <w:rsid w:val="005E333C"/>
    <w:rsid w:val="005E6358"/>
    <w:rsid w:val="005F0D67"/>
    <w:rsid w:val="005F52AD"/>
    <w:rsid w:val="005F6031"/>
    <w:rsid w:val="005F663A"/>
    <w:rsid w:val="00600496"/>
    <w:rsid w:val="006013E4"/>
    <w:rsid w:val="0060195B"/>
    <w:rsid w:val="00602122"/>
    <w:rsid w:val="006027EC"/>
    <w:rsid w:val="00604C77"/>
    <w:rsid w:val="00605034"/>
    <w:rsid w:val="006077CC"/>
    <w:rsid w:val="006146EA"/>
    <w:rsid w:val="00614B3B"/>
    <w:rsid w:val="00617E72"/>
    <w:rsid w:val="0062496F"/>
    <w:rsid w:val="00627D20"/>
    <w:rsid w:val="00630ABB"/>
    <w:rsid w:val="00630D2A"/>
    <w:rsid w:val="00631486"/>
    <w:rsid w:val="00637974"/>
    <w:rsid w:val="0064505C"/>
    <w:rsid w:val="00645E53"/>
    <w:rsid w:val="00650580"/>
    <w:rsid w:val="00653DAB"/>
    <w:rsid w:val="00657A03"/>
    <w:rsid w:val="006606D9"/>
    <w:rsid w:val="00660E28"/>
    <w:rsid w:val="00662B57"/>
    <w:rsid w:val="00664DA8"/>
    <w:rsid w:val="006665BF"/>
    <w:rsid w:val="00667C0E"/>
    <w:rsid w:val="00671206"/>
    <w:rsid w:val="00672234"/>
    <w:rsid w:val="00673C4D"/>
    <w:rsid w:val="00673E8D"/>
    <w:rsid w:val="00674D8A"/>
    <w:rsid w:val="0067513B"/>
    <w:rsid w:val="00675418"/>
    <w:rsid w:val="00675D7D"/>
    <w:rsid w:val="00675EDE"/>
    <w:rsid w:val="00676CBC"/>
    <w:rsid w:val="006826FB"/>
    <w:rsid w:val="00685882"/>
    <w:rsid w:val="006870CB"/>
    <w:rsid w:val="006936F1"/>
    <w:rsid w:val="006938EA"/>
    <w:rsid w:val="00694DAE"/>
    <w:rsid w:val="006A19AD"/>
    <w:rsid w:val="006A32D6"/>
    <w:rsid w:val="006A3C20"/>
    <w:rsid w:val="006A7F26"/>
    <w:rsid w:val="006B34BD"/>
    <w:rsid w:val="006B5438"/>
    <w:rsid w:val="006B782D"/>
    <w:rsid w:val="006C21F2"/>
    <w:rsid w:val="006C273A"/>
    <w:rsid w:val="006C468A"/>
    <w:rsid w:val="006C5589"/>
    <w:rsid w:val="006C5C6B"/>
    <w:rsid w:val="006C7A3C"/>
    <w:rsid w:val="006D28AD"/>
    <w:rsid w:val="006D3357"/>
    <w:rsid w:val="006D3C70"/>
    <w:rsid w:val="006D5EEE"/>
    <w:rsid w:val="006D69AB"/>
    <w:rsid w:val="006E39C9"/>
    <w:rsid w:val="006F0CB0"/>
    <w:rsid w:val="006F3B82"/>
    <w:rsid w:val="006F4B80"/>
    <w:rsid w:val="006F783F"/>
    <w:rsid w:val="007018EA"/>
    <w:rsid w:val="00701D92"/>
    <w:rsid w:val="00703D6F"/>
    <w:rsid w:val="007051DD"/>
    <w:rsid w:val="007069C7"/>
    <w:rsid w:val="007103CF"/>
    <w:rsid w:val="00713364"/>
    <w:rsid w:val="00713E3D"/>
    <w:rsid w:val="007204C8"/>
    <w:rsid w:val="00720F0C"/>
    <w:rsid w:val="00721359"/>
    <w:rsid w:val="00722C8A"/>
    <w:rsid w:val="007230A4"/>
    <w:rsid w:val="007243E1"/>
    <w:rsid w:val="007252F3"/>
    <w:rsid w:val="00725747"/>
    <w:rsid w:val="007257A5"/>
    <w:rsid w:val="00725803"/>
    <w:rsid w:val="00730B08"/>
    <w:rsid w:val="00730C40"/>
    <w:rsid w:val="00731995"/>
    <w:rsid w:val="00732B3B"/>
    <w:rsid w:val="00735ABD"/>
    <w:rsid w:val="00741C00"/>
    <w:rsid w:val="00741C5D"/>
    <w:rsid w:val="007434AF"/>
    <w:rsid w:val="007449E9"/>
    <w:rsid w:val="00744B85"/>
    <w:rsid w:val="00744F97"/>
    <w:rsid w:val="0074501B"/>
    <w:rsid w:val="0074528F"/>
    <w:rsid w:val="00747269"/>
    <w:rsid w:val="007474E7"/>
    <w:rsid w:val="00750921"/>
    <w:rsid w:val="007509F5"/>
    <w:rsid w:val="00754DCF"/>
    <w:rsid w:val="00754F7D"/>
    <w:rsid w:val="00755612"/>
    <w:rsid w:val="0075789A"/>
    <w:rsid w:val="00761480"/>
    <w:rsid w:val="00765953"/>
    <w:rsid w:val="00773D75"/>
    <w:rsid w:val="00774FA4"/>
    <w:rsid w:val="0077726D"/>
    <w:rsid w:val="00777433"/>
    <w:rsid w:val="007776C5"/>
    <w:rsid w:val="00780316"/>
    <w:rsid w:val="00781221"/>
    <w:rsid w:val="00781D73"/>
    <w:rsid w:val="00783FC2"/>
    <w:rsid w:val="007875E6"/>
    <w:rsid w:val="007878C0"/>
    <w:rsid w:val="00793802"/>
    <w:rsid w:val="00794E0F"/>
    <w:rsid w:val="00795046"/>
    <w:rsid w:val="00796D73"/>
    <w:rsid w:val="0079713A"/>
    <w:rsid w:val="00797280"/>
    <w:rsid w:val="007A61A5"/>
    <w:rsid w:val="007A7B6A"/>
    <w:rsid w:val="007B143D"/>
    <w:rsid w:val="007B1EB7"/>
    <w:rsid w:val="007B46BF"/>
    <w:rsid w:val="007C0D49"/>
    <w:rsid w:val="007C13CD"/>
    <w:rsid w:val="007C1462"/>
    <w:rsid w:val="007C77DD"/>
    <w:rsid w:val="007D1102"/>
    <w:rsid w:val="007D123E"/>
    <w:rsid w:val="007D24FB"/>
    <w:rsid w:val="007D5ED4"/>
    <w:rsid w:val="007D628C"/>
    <w:rsid w:val="007D6DB7"/>
    <w:rsid w:val="007D7BE8"/>
    <w:rsid w:val="007E01B5"/>
    <w:rsid w:val="007E3289"/>
    <w:rsid w:val="007E369C"/>
    <w:rsid w:val="007E3FD3"/>
    <w:rsid w:val="007E60D5"/>
    <w:rsid w:val="007E76B2"/>
    <w:rsid w:val="007F1904"/>
    <w:rsid w:val="007F1D4B"/>
    <w:rsid w:val="007F29C4"/>
    <w:rsid w:val="007F4053"/>
    <w:rsid w:val="007F454D"/>
    <w:rsid w:val="00800745"/>
    <w:rsid w:val="0080709A"/>
    <w:rsid w:val="008106CC"/>
    <w:rsid w:val="0081195D"/>
    <w:rsid w:val="00811D85"/>
    <w:rsid w:val="008123AE"/>
    <w:rsid w:val="008178E0"/>
    <w:rsid w:val="00820EC7"/>
    <w:rsid w:val="00822901"/>
    <w:rsid w:val="0082306D"/>
    <w:rsid w:val="008244EF"/>
    <w:rsid w:val="0083083B"/>
    <w:rsid w:val="00832BAE"/>
    <w:rsid w:val="00837B6A"/>
    <w:rsid w:val="0084033D"/>
    <w:rsid w:val="00840BC9"/>
    <w:rsid w:val="00845EAF"/>
    <w:rsid w:val="008521D9"/>
    <w:rsid w:val="008565EA"/>
    <w:rsid w:val="00856B98"/>
    <w:rsid w:val="00863E3E"/>
    <w:rsid w:val="00867FA5"/>
    <w:rsid w:val="008722A9"/>
    <w:rsid w:val="008807AA"/>
    <w:rsid w:val="00882F3A"/>
    <w:rsid w:val="00883FCF"/>
    <w:rsid w:val="00885239"/>
    <w:rsid w:val="00885573"/>
    <w:rsid w:val="00887EAF"/>
    <w:rsid w:val="008922CA"/>
    <w:rsid w:val="00894276"/>
    <w:rsid w:val="00894867"/>
    <w:rsid w:val="008967F7"/>
    <w:rsid w:val="008976E7"/>
    <w:rsid w:val="008A0383"/>
    <w:rsid w:val="008A1BCF"/>
    <w:rsid w:val="008A36C7"/>
    <w:rsid w:val="008A478B"/>
    <w:rsid w:val="008A4EFB"/>
    <w:rsid w:val="008B124A"/>
    <w:rsid w:val="008B1696"/>
    <w:rsid w:val="008B44BE"/>
    <w:rsid w:val="008B7F31"/>
    <w:rsid w:val="008C02EE"/>
    <w:rsid w:val="008C0C3B"/>
    <w:rsid w:val="008C403B"/>
    <w:rsid w:val="008C49B6"/>
    <w:rsid w:val="008C7003"/>
    <w:rsid w:val="008D0644"/>
    <w:rsid w:val="008D143A"/>
    <w:rsid w:val="008D35A9"/>
    <w:rsid w:val="008D3726"/>
    <w:rsid w:val="008D44AE"/>
    <w:rsid w:val="008D5EC2"/>
    <w:rsid w:val="008D6BE7"/>
    <w:rsid w:val="008E29A6"/>
    <w:rsid w:val="008E2CCC"/>
    <w:rsid w:val="008E3E0E"/>
    <w:rsid w:val="008E68B7"/>
    <w:rsid w:val="008E7763"/>
    <w:rsid w:val="00900362"/>
    <w:rsid w:val="0090072E"/>
    <w:rsid w:val="00902FC0"/>
    <w:rsid w:val="00904FD6"/>
    <w:rsid w:val="0090589D"/>
    <w:rsid w:val="00906C50"/>
    <w:rsid w:val="00911C66"/>
    <w:rsid w:val="009120B5"/>
    <w:rsid w:val="00912948"/>
    <w:rsid w:val="009141E1"/>
    <w:rsid w:val="00914BB1"/>
    <w:rsid w:val="0091590B"/>
    <w:rsid w:val="009160E6"/>
    <w:rsid w:val="00921FA4"/>
    <w:rsid w:val="00924A7B"/>
    <w:rsid w:val="009259C2"/>
    <w:rsid w:val="00926A57"/>
    <w:rsid w:val="009277E6"/>
    <w:rsid w:val="00927DD7"/>
    <w:rsid w:val="00931D94"/>
    <w:rsid w:val="009346B2"/>
    <w:rsid w:val="00944FD9"/>
    <w:rsid w:val="0095187C"/>
    <w:rsid w:val="00951BBF"/>
    <w:rsid w:val="00954250"/>
    <w:rsid w:val="00955396"/>
    <w:rsid w:val="0095552D"/>
    <w:rsid w:val="009555B6"/>
    <w:rsid w:val="00955DE3"/>
    <w:rsid w:val="00956BC0"/>
    <w:rsid w:val="00956EAA"/>
    <w:rsid w:val="00957D61"/>
    <w:rsid w:val="00961926"/>
    <w:rsid w:val="00963D70"/>
    <w:rsid w:val="00964041"/>
    <w:rsid w:val="00966CB7"/>
    <w:rsid w:val="00970BA1"/>
    <w:rsid w:val="0097119C"/>
    <w:rsid w:val="0097207E"/>
    <w:rsid w:val="00975584"/>
    <w:rsid w:val="009960F3"/>
    <w:rsid w:val="009970E4"/>
    <w:rsid w:val="009971BB"/>
    <w:rsid w:val="009A1E01"/>
    <w:rsid w:val="009A3622"/>
    <w:rsid w:val="009A53D8"/>
    <w:rsid w:val="009A62A2"/>
    <w:rsid w:val="009A7D23"/>
    <w:rsid w:val="009B2CF5"/>
    <w:rsid w:val="009B3162"/>
    <w:rsid w:val="009B356F"/>
    <w:rsid w:val="009B37A1"/>
    <w:rsid w:val="009B3A68"/>
    <w:rsid w:val="009B5201"/>
    <w:rsid w:val="009C060C"/>
    <w:rsid w:val="009C1A93"/>
    <w:rsid w:val="009C584B"/>
    <w:rsid w:val="009D20CC"/>
    <w:rsid w:val="009D431D"/>
    <w:rsid w:val="009D5676"/>
    <w:rsid w:val="009D61D6"/>
    <w:rsid w:val="009D6CEB"/>
    <w:rsid w:val="009E08ED"/>
    <w:rsid w:val="009E1A2F"/>
    <w:rsid w:val="009E391E"/>
    <w:rsid w:val="009E61C3"/>
    <w:rsid w:val="009E6980"/>
    <w:rsid w:val="009F01DF"/>
    <w:rsid w:val="009F087A"/>
    <w:rsid w:val="009F12DE"/>
    <w:rsid w:val="009F171C"/>
    <w:rsid w:val="009F1E30"/>
    <w:rsid w:val="009F3E2E"/>
    <w:rsid w:val="009F4A88"/>
    <w:rsid w:val="009F4C55"/>
    <w:rsid w:val="009F4CA1"/>
    <w:rsid w:val="009F5E12"/>
    <w:rsid w:val="009F6794"/>
    <w:rsid w:val="009F772C"/>
    <w:rsid w:val="009F7A96"/>
    <w:rsid w:val="00A01DF5"/>
    <w:rsid w:val="00A03721"/>
    <w:rsid w:val="00A045A0"/>
    <w:rsid w:val="00A102BA"/>
    <w:rsid w:val="00A110D2"/>
    <w:rsid w:val="00A11AA6"/>
    <w:rsid w:val="00A129A9"/>
    <w:rsid w:val="00A12AD3"/>
    <w:rsid w:val="00A148B4"/>
    <w:rsid w:val="00A16AC6"/>
    <w:rsid w:val="00A203C4"/>
    <w:rsid w:val="00A21DFF"/>
    <w:rsid w:val="00A23621"/>
    <w:rsid w:val="00A239E4"/>
    <w:rsid w:val="00A23C8D"/>
    <w:rsid w:val="00A25A74"/>
    <w:rsid w:val="00A264AD"/>
    <w:rsid w:val="00A267D2"/>
    <w:rsid w:val="00A3137D"/>
    <w:rsid w:val="00A324B6"/>
    <w:rsid w:val="00A32EC4"/>
    <w:rsid w:val="00A33D98"/>
    <w:rsid w:val="00A352F1"/>
    <w:rsid w:val="00A35A5A"/>
    <w:rsid w:val="00A3726A"/>
    <w:rsid w:val="00A437F7"/>
    <w:rsid w:val="00A45C8A"/>
    <w:rsid w:val="00A511B0"/>
    <w:rsid w:val="00A51798"/>
    <w:rsid w:val="00A52A14"/>
    <w:rsid w:val="00A538E5"/>
    <w:rsid w:val="00A554EE"/>
    <w:rsid w:val="00A5628B"/>
    <w:rsid w:val="00A566C7"/>
    <w:rsid w:val="00A62BB5"/>
    <w:rsid w:val="00A631D3"/>
    <w:rsid w:val="00A6793D"/>
    <w:rsid w:val="00A73ABE"/>
    <w:rsid w:val="00A7455F"/>
    <w:rsid w:val="00A7476C"/>
    <w:rsid w:val="00A75389"/>
    <w:rsid w:val="00A76988"/>
    <w:rsid w:val="00A814BC"/>
    <w:rsid w:val="00A8341E"/>
    <w:rsid w:val="00A84CED"/>
    <w:rsid w:val="00A86D3B"/>
    <w:rsid w:val="00A93D3C"/>
    <w:rsid w:val="00A93DA4"/>
    <w:rsid w:val="00AA0BCF"/>
    <w:rsid w:val="00AA1E19"/>
    <w:rsid w:val="00AA5353"/>
    <w:rsid w:val="00AB207E"/>
    <w:rsid w:val="00AB2743"/>
    <w:rsid w:val="00AB2AF2"/>
    <w:rsid w:val="00AB5F3D"/>
    <w:rsid w:val="00AB6B5C"/>
    <w:rsid w:val="00AB73A8"/>
    <w:rsid w:val="00AB749A"/>
    <w:rsid w:val="00AB75D3"/>
    <w:rsid w:val="00AC1BB7"/>
    <w:rsid w:val="00AC5B3C"/>
    <w:rsid w:val="00AC6729"/>
    <w:rsid w:val="00AD17B5"/>
    <w:rsid w:val="00AD1805"/>
    <w:rsid w:val="00AD18D8"/>
    <w:rsid w:val="00AD1964"/>
    <w:rsid w:val="00AD203D"/>
    <w:rsid w:val="00AD6190"/>
    <w:rsid w:val="00AE00BE"/>
    <w:rsid w:val="00AE010D"/>
    <w:rsid w:val="00AE153F"/>
    <w:rsid w:val="00AE47BF"/>
    <w:rsid w:val="00AF0888"/>
    <w:rsid w:val="00AF0CE4"/>
    <w:rsid w:val="00AF2E5B"/>
    <w:rsid w:val="00AF2FE4"/>
    <w:rsid w:val="00AF320E"/>
    <w:rsid w:val="00AF4644"/>
    <w:rsid w:val="00AF584C"/>
    <w:rsid w:val="00AF59B4"/>
    <w:rsid w:val="00B02371"/>
    <w:rsid w:val="00B032A0"/>
    <w:rsid w:val="00B03329"/>
    <w:rsid w:val="00B073A7"/>
    <w:rsid w:val="00B07AB4"/>
    <w:rsid w:val="00B10DF9"/>
    <w:rsid w:val="00B11699"/>
    <w:rsid w:val="00B12C91"/>
    <w:rsid w:val="00B12CFA"/>
    <w:rsid w:val="00B132A7"/>
    <w:rsid w:val="00B13791"/>
    <w:rsid w:val="00B1395E"/>
    <w:rsid w:val="00B17EFD"/>
    <w:rsid w:val="00B20A00"/>
    <w:rsid w:val="00B20F24"/>
    <w:rsid w:val="00B2168D"/>
    <w:rsid w:val="00B21DD1"/>
    <w:rsid w:val="00B23E71"/>
    <w:rsid w:val="00B24A2F"/>
    <w:rsid w:val="00B25052"/>
    <w:rsid w:val="00B26474"/>
    <w:rsid w:val="00B26602"/>
    <w:rsid w:val="00B26CCF"/>
    <w:rsid w:val="00B30775"/>
    <w:rsid w:val="00B30ACF"/>
    <w:rsid w:val="00B3139C"/>
    <w:rsid w:val="00B32F84"/>
    <w:rsid w:val="00B33F16"/>
    <w:rsid w:val="00B35E2E"/>
    <w:rsid w:val="00B37FED"/>
    <w:rsid w:val="00B416E8"/>
    <w:rsid w:val="00B43256"/>
    <w:rsid w:val="00B44400"/>
    <w:rsid w:val="00B444C8"/>
    <w:rsid w:val="00B44B97"/>
    <w:rsid w:val="00B4557E"/>
    <w:rsid w:val="00B46199"/>
    <w:rsid w:val="00B471CF"/>
    <w:rsid w:val="00B50FD4"/>
    <w:rsid w:val="00B53045"/>
    <w:rsid w:val="00B571C4"/>
    <w:rsid w:val="00B615F5"/>
    <w:rsid w:val="00B618FB"/>
    <w:rsid w:val="00B61DF8"/>
    <w:rsid w:val="00B62AE3"/>
    <w:rsid w:val="00B64E4E"/>
    <w:rsid w:val="00B65991"/>
    <w:rsid w:val="00B662EB"/>
    <w:rsid w:val="00B67383"/>
    <w:rsid w:val="00B67511"/>
    <w:rsid w:val="00B704F1"/>
    <w:rsid w:val="00B70628"/>
    <w:rsid w:val="00B70DD4"/>
    <w:rsid w:val="00B7114F"/>
    <w:rsid w:val="00B71940"/>
    <w:rsid w:val="00B72734"/>
    <w:rsid w:val="00B72C93"/>
    <w:rsid w:val="00B7304F"/>
    <w:rsid w:val="00B76E43"/>
    <w:rsid w:val="00B77986"/>
    <w:rsid w:val="00B8016E"/>
    <w:rsid w:val="00B80EAA"/>
    <w:rsid w:val="00B81D7B"/>
    <w:rsid w:val="00B876DA"/>
    <w:rsid w:val="00B91C5B"/>
    <w:rsid w:val="00B92AA4"/>
    <w:rsid w:val="00B938B8"/>
    <w:rsid w:val="00B9425F"/>
    <w:rsid w:val="00B95225"/>
    <w:rsid w:val="00B96FDF"/>
    <w:rsid w:val="00B976E5"/>
    <w:rsid w:val="00BA0053"/>
    <w:rsid w:val="00BA0763"/>
    <w:rsid w:val="00BA1A92"/>
    <w:rsid w:val="00BA2715"/>
    <w:rsid w:val="00BA557C"/>
    <w:rsid w:val="00BA6BF5"/>
    <w:rsid w:val="00BA79F7"/>
    <w:rsid w:val="00BB3540"/>
    <w:rsid w:val="00BB43D3"/>
    <w:rsid w:val="00BC0A57"/>
    <w:rsid w:val="00BC2036"/>
    <w:rsid w:val="00BC5D83"/>
    <w:rsid w:val="00BC60D7"/>
    <w:rsid w:val="00BC61A4"/>
    <w:rsid w:val="00BC7970"/>
    <w:rsid w:val="00BD3F3F"/>
    <w:rsid w:val="00BD4C61"/>
    <w:rsid w:val="00BD6CA0"/>
    <w:rsid w:val="00BE01D9"/>
    <w:rsid w:val="00BE1592"/>
    <w:rsid w:val="00BE16C1"/>
    <w:rsid w:val="00BE2709"/>
    <w:rsid w:val="00BE33A1"/>
    <w:rsid w:val="00BE48E4"/>
    <w:rsid w:val="00BE4A2A"/>
    <w:rsid w:val="00BE50E2"/>
    <w:rsid w:val="00BE5CB1"/>
    <w:rsid w:val="00BE7CA4"/>
    <w:rsid w:val="00BF4F74"/>
    <w:rsid w:val="00BF7918"/>
    <w:rsid w:val="00C006B5"/>
    <w:rsid w:val="00C01743"/>
    <w:rsid w:val="00C02B9D"/>
    <w:rsid w:val="00C04600"/>
    <w:rsid w:val="00C06137"/>
    <w:rsid w:val="00C069A9"/>
    <w:rsid w:val="00C0729A"/>
    <w:rsid w:val="00C0760D"/>
    <w:rsid w:val="00C078B4"/>
    <w:rsid w:val="00C14594"/>
    <w:rsid w:val="00C169D4"/>
    <w:rsid w:val="00C20136"/>
    <w:rsid w:val="00C22E51"/>
    <w:rsid w:val="00C27A6A"/>
    <w:rsid w:val="00C30011"/>
    <w:rsid w:val="00C3069E"/>
    <w:rsid w:val="00C30CEF"/>
    <w:rsid w:val="00C30DC4"/>
    <w:rsid w:val="00C31103"/>
    <w:rsid w:val="00C3401C"/>
    <w:rsid w:val="00C347FB"/>
    <w:rsid w:val="00C36ABC"/>
    <w:rsid w:val="00C36E7A"/>
    <w:rsid w:val="00C41542"/>
    <w:rsid w:val="00C42176"/>
    <w:rsid w:val="00C43E5A"/>
    <w:rsid w:val="00C46AB3"/>
    <w:rsid w:val="00C51AAB"/>
    <w:rsid w:val="00C52AA3"/>
    <w:rsid w:val="00C53135"/>
    <w:rsid w:val="00C53786"/>
    <w:rsid w:val="00C55DAA"/>
    <w:rsid w:val="00C61CAC"/>
    <w:rsid w:val="00C621BE"/>
    <w:rsid w:val="00C628E4"/>
    <w:rsid w:val="00C7034F"/>
    <w:rsid w:val="00C706E2"/>
    <w:rsid w:val="00C72B85"/>
    <w:rsid w:val="00C8051E"/>
    <w:rsid w:val="00C872FA"/>
    <w:rsid w:val="00C9041A"/>
    <w:rsid w:val="00C90E64"/>
    <w:rsid w:val="00C9335F"/>
    <w:rsid w:val="00C944E4"/>
    <w:rsid w:val="00C9482D"/>
    <w:rsid w:val="00C94859"/>
    <w:rsid w:val="00C95DEF"/>
    <w:rsid w:val="00C967EC"/>
    <w:rsid w:val="00CA04FE"/>
    <w:rsid w:val="00CA1E70"/>
    <w:rsid w:val="00CA2690"/>
    <w:rsid w:val="00CA6E10"/>
    <w:rsid w:val="00CB0573"/>
    <w:rsid w:val="00CB1599"/>
    <w:rsid w:val="00CB345E"/>
    <w:rsid w:val="00CB4398"/>
    <w:rsid w:val="00CC0D04"/>
    <w:rsid w:val="00CC0E14"/>
    <w:rsid w:val="00CC271A"/>
    <w:rsid w:val="00CC3D47"/>
    <w:rsid w:val="00CD0EA0"/>
    <w:rsid w:val="00CD3C06"/>
    <w:rsid w:val="00CD40D6"/>
    <w:rsid w:val="00CD46FD"/>
    <w:rsid w:val="00CD4EF7"/>
    <w:rsid w:val="00CD78CF"/>
    <w:rsid w:val="00CD7DBF"/>
    <w:rsid w:val="00CE0A69"/>
    <w:rsid w:val="00CE0FF6"/>
    <w:rsid w:val="00CE14B5"/>
    <w:rsid w:val="00CE1E81"/>
    <w:rsid w:val="00CE1F90"/>
    <w:rsid w:val="00CE2B76"/>
    <w:rsid w:val="00CE332C"/>
    <w:rsid w:val="00CE34F7"/>
    <w:rsid w:val="00CE3C82"/>
    <w:rsid w:val="00CE6862"/>
    <w:rsid w:val="00CF4269"/>
    <w:rsid w:val="00CF4A56"/>
    <w:rsid w:val="00CF7E20"/>
    <w:rsid w:val="00D0066A"/>
    <w:rsid w:val="00D047B2"/>
    <w:rsid w:val="00D06815"/>
    <w:rsid w:val="00D10AC9"/>
    <w:rsid w:val="00D11E9C"/>
    <w:rsid w:val="00D16C9E"/>
    <w:rsid w:val="00D17578"/>
    <w:rsid w:val="00D20A4C"/>
    <w:rsid w:val="00D27B69"/>
    <w:rsid w:val="00D3398B"/>
    <w:rsid w:val="00D40E60"/>
    <w:rsid w:val="00D45244"/>
    <w:rsid w:val="00D45428"/>
    <w:rsid w:val="00D46581"/>
    <w:rsid w:val="00D47A9C"/>
    <w:rsid w:val="00D47CD3"/>
    <w:rsid w:val="00D507C1"/>
    <w:rsid w:val="00D5109A"/>
    <w:rsid w:val="00D51812"/>
    <w:rsid w:val="00D5567B"/>
    <w:rsid w:val="00D70D46"/>
    <w:rsid w:val="00D714BA"/>
    <w:rsid w:val="00D769E4"/>
    <w:rsid w:val="00D80377"/>
    <w:rsid w:val="00D80A6A"/>
    <w:rsid w:val="00D8191A"/>
    <w:rsid w:val="00D8209E"/>
    <w:rsid w:val="00D853A6"/>
    <w:rsid w:val="00D90AFB"/>
    <w:rsid w:val="00D9167F"/>
    <w:rsid w:val="00D92DBD"/>
    <w:rsid w:val="00D9546E"/>
    <w:rsid w:val="00D95F4A"/>
    <w:rsid w:val="00D97AEA"/>
    <w:rsid w:val="00DA116A"/>
    <w:rsid w:val="00DA1B7A"/>
    <w:rsid w:val="00DA2378"/>
    <w:rsid w:val="00DA61D1"/>
    <w:rsid w:val="00DA742E"/>
    <w:rsid w:val="00DB2084"/>
    <w:rsid w:val="00DB2C01"/>
    <w:rsid w:val="00DB3249"/>
    <w:rsid w:val="00DB4B6E"/>
    <w:rsid w:val="00DB6122"/>
    <w:rsid w:val="00DB7422"/>
    <w:rsid w:val="00DC07C6"/>
    <w:rsid w:val="00DC21FA"/>
    <w:rsid w:val="00DC35F7"/>
    <w:rsid w:val="00DC48B8"/>
    <w:rsid w:val="00DC4A60"/>
    <w:rsid w:val="00DC5926"/>
    <w:rsid w:val="00DC6886"/>
    <w:rsid w:val="00DC6BAE"/>
    <w:rsid w:val="00DC7D1B"/>
    <w:rsid w:val="00DD1EDB"/>
    <w:rsid w:val="00DD2311"/>
    <w:rsid w:val="00DD303C"/>
    <w:rsid w:val="00DD64B6"/>
    <w:rsid w:val="00DD678C"/>
    <w:rsid w:val="00DE00E6"/>
    <w:rsid w:val="00DE3772"/>
    <w:rsid w:val="00DE714A"/>
    <w:rsid w:val="00DF1897"/>
    <w:rsid w:val="00DF1AB1"/>
    <w:rsid w:val="00DF1C6D"/>
    <w:rsid w:val="00DF1FF9"/>
    <w:rsid w:val="00DF3722"/>
    <w:rsid w:val="00DF407E"/>
    <w:rsid w:val="00DF55A0"/>
    <w:rsid w:val="00DF5E09"/>
    <w:rsid w:val="00DF6C67"/>
    <w:rsid w:val="00DF6D6A"/>
    <w:rsid w:val="00E001FF"/>
    <w:rsid w:val="00E0054F"/>
    <w:rsid w:val="00E008F3"/>
    <w:rsid w:val="00E02264"/>
    <w:rsid w:val="00E03D43"/>
    <w:rsid w:val="00E043CB"/>
    <w:rsid w:val="00E0581B"/>
    <w:rsid w:val="00E058EF"/>
    <w:rsid w:val="00E06C50"/>
    <w:rsid w:val="00E1045A"/>
    <w:rsid w:val="00E12550"/>
    <w:rsid w:val="00E1255A"/>
    <w:rsid w:val="00E12EB3"/>
    <w:rsid w:val="00E16225"/>
    <w:rsid w:val="00E22AD2"/>
    <w:rsid w:val="00E2361E"/>
    <w:rsid w:val="00E23750"/>
    <w:rsid w:val="00E26A00"/>
    <w:rsid w:val="00E30223"/>
    <w:rsid w:val="00E32E54"/>
    <w:rsid w:val="00E34897"/>
    <w:rsid w:val="00E3739F"/>
    <w:rsid w:val="00E373E1"/>
    <w:rsid w:val="00E44303"/>
    <w:rsid w:val="00E44507"/>
    <w:rsid w:val="00E459A4"/>
    <w:rsid w:val="00E466CE"/>
    <w:rsid w:val="00E4756E"/>
    <w:rsid w:val="00E47F91"/>
    <w:rsid w:val="00E51DC5"/>
    <w:rsid w:val="00E52A35"/>
    <w:rsid w:val="00E54055"/>
    <w:rsid w:val="00E54B13"/>
    <w:rsid w:val="00E608A2"/>
    <w:rsid w:val="00E62A09"/>
    <w:rsid w:val="00E630BE"/>
    <w:rsid w:val="00E64BB3"/>
    <w:rsid w:val="00E66776"/>
    <w:rsid w:val="00E667BC"/>
    <w:rsid w:val="00E6680A"/>
    <w:rsid w:val="00E71C03"/>
    <w:rsid w:val="00E72CAD"/>
    <w:rsid w:val="00E745D2"/>
    <w:rsid w:val="00E755F1"/>
    <w:rsid w:val="00E760D8"/>
    <w:rsid w:val="00E776BF"/>
    <w:rsid w:val="00E86B81"/>
    <w:rsid w:val="00E91074"/>
    <w:rsid w:val="00E941AE"/>
    <w:rsid w:val="00E95B3A"/>
    <w:rsid w:val="00E963F1"/>
    <w:rsid w:val="00E966D7"/>
    <w:rsid w:val="00E9786D"/>
    <w:rsid w:val="00EA0675"/>
    <w:rsid w:val="00EA1BCD"/>
    <w:rsid w:val="00EC1CAB"/>
    <w:rsid w:val="00EC2B08"/>
    <w:rsid w:val="00EC7A43"/>
    <w:rsid w:val="00EC7F5E"/>
    <w:rsid w:val="00ED0272"/>
    <w:rsid w:val="00ED0D44"/>
    <w:rsid w:val="00ED2CF4"/>
    <w:rsid w:val="00ED2FC0"/>
    <w:rsid w:val="00ED4236"/>
    <w:rsid w:val="00ED53E4"/>
    <w:rsid w:val="00ED629D"/>
    <w:rsid w:val="00ED6ECF"/>
    <w:rsid w:val="00ED7700"/>
    <w:rsid w:val="00ED783A"/>
    <w:rsid w:val="00EE3704"/>
    <w:rsid w:val="00EE4FB6"/>
    <w:rsid w:val="00EF3C30"/>
    <w:rsid w:val="00EF433A"/>
    <w:rsid w:val="00EF55A9"/>
    <w:rsid w:val="00F0037F"/>
    <w:rsid w:val="00F00917"/>
    <w:rsid w:val="00F025FD"/>
    <w:rsid w:val="00F03CF2"/>
    <w:rsid w:val="00F04002"/>
    <w:rsid w:val="00F07296"/>
    <w:rsid w:val="00F10114"/>
    <w:rsid w:val="00F1691A"/>
    <w:rsid w:val="00F16BE8"/>
    <w:rsid w:val="00F17A7E"/>
    <w:rsid w:val="00F20BC4"/>
    <w:rsid w:val="00F21BDC"/>
    <w:rsid w:val="00F251E4"/>
    <w:rsid w:val="00F27CF4"/>
    <w:rsid w:val="00F366F5"/>
    <w:rsid w:val="00F379F4"/>
    <w:rsid w:val="00F4011E"/>
    <w:rsid w:val="00F4057C"/>
    <w:rsid w:val="00F412DF"/>
    <w:rsid w:val="00F412F0"/>
    <w:rsid w:val="00F422BA"/>
    <w:rsid w:val="00F45429"/>
    <w:rsid w:val="00F47B6E"/>
    <w:rsid w:val="00F47C0C"/>
    <w:rsid w:val="00F5199A"/>
    <w:rsid w:val="00F54904"/>
    <w:rsid w:val="00F577D4"/>
    <w:rsid w:val="00F57CF6"/>
    <w:rsid w:val="00F62144"/>
    <w:rsid w:val="00F63996"/>
    <w:rsid w:val="00F64387"/>
    <w:rsid w:val="00F6492F"/>
    <w:rsid w:val="00F65552"/>
    <w:rsid w:val="00F65B40"/>
    <w:rsid w:val="00F66542"/>
    <w:rsid w:val="00F723AA"/>
    <w:rsid w:val="00F733AB"/>
    <w:rsid w:val="00F752C3"/>
    <w:rsid w:val="00F76138"/>
    <w:rsid w:val="00F803BB"/>
    <w:rsid w:val="00F81D0F"/>
    <w:rsid w:val="00F95EA8"/>
    <w:rsid w:val="00F96859"/>
    <w:rsid w:val="00F96CE9"/>
    <w:rsid w:val="00FA168F"/>
    <w:rsid w:val="00FA3C1F"/>
    <w:rsid w:val="00FB08D9"/>
    <w:rsid w:val="00FB25B2"/>
    <w:rsid w:val="00FB42B9"/>
    <w:rsid w:val="00FB7F38"/>
    <w:rsid w:val="00FC24C0"/>
    <w:rsid w:val="00FC37C3"/>
    <w:rsid w:val="00FC5749"/>
    <w:rsid w:val="00FC5D29"/>
    <w:rsid w:val="00FD2837"/>
    <w:rsid w:val="00FD2952"/>
    <w:rsid w:val="00FD3381"/>
    <w:rsid w:val="00FE01B4"/>
    <w:rsid w:val="00FE116E"/>
    <w:rsid w:val="00FE1604"/>
    <w:rsid w:val="00FE16B2"/>
    <w:rsid w:val="00FE6686"/>
    <w:rsid w:val="00FE6DBA"/>
    <w:rsid w:val="00FF1347"/>
    <w:rsid w:val="00FF367B"/>
  </w:rsids>
  <m:mathPr>
    <m:mathFont m:val="Cambria Math"/>
    <m:brkBin m:val="before"/>
    <m:brkBinSub m:val="--"/>
    <m:smallFrac m:val="off"/>
    <m:dispDef/>
    <m:lMargin m:val="0"/>
    <m:rMargin m:val="0"/>
    <m:defJc m:val="centerGroup"/>
    <m:wrapIndent m:val="1440"/>
    <m:intLim m:val="subSup"/>
    <m:naryLim m:val="undOvr"/>
  </m:mathPr>
  <w:themeFontLang w:val="nb-NO" w:eastAsia="zh-CN"/>
  <w:clrSchemeMapping w:bg1="light1" w:t1="dark1" w:bg2="light2" w:t2="dark2" w:accent1="accent1" w:accent2="accent2" w:accent3="accent3" w:accent4="accent4" w:accent5="accent5" w:accent6="accent6" w:hyperlink="hyperlink" w:followedHyperlink="followedHyperlink"/>
  <w:shapeDefaults>
    <o:shapedefaults v:ext="edit" spidmax="778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b-NO"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0D49"/>
  </w:style>
  <w:style w:type="paragraph" w:styleId="Heading3">
    <w:name w:val="heading 3"/>
    <w:basedOn w:val="Normal"/>
    <w:link w:val="Heading3Char"/>
    <w:uiPriority w:val="9"/>
    <w:qFormat/>
    <w:rsid w:val="00B2660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9713A"/>
    <w:rPr>
      <w:color w:val="0000FF" w:themeColor="hyperlink"/>
      <w:u w:val="single"/>
    </w:rPr>
  </w:style>
  <w:style w:type="paragraph" w:customStyle="1" w:styleId="MTDisplayEquation">
    <w:name w:val="MTDisplayEquation"/>
    <w:basedOn w:val="Normal"/>
    <w:next w:val="Normal"/>
    <w:link w:val="MTDisplayEquationChar"/>
    <w:rsid w:val="005C7482"/>
    <w:pPr>
      <w:tabs>
        <w:tab w:val="center" w:pos="4540"/>
        <w:tab w:val="right" w:pos="9080"/>
      </w:tabs>
      <w:autoSpaceDE w:val="0"/>
      <w:autoSpaceDN w:val="0"/>
      <w:adjustRightInd w:val="0"/>
      <w:spacing w:after="0" w:line="240" w:lineRule="auto"/>
    </w:pPr>
    <w:rPr>
      <w:rFonts w:ascii="Times New Roman" w:hAnsi="Times New Roman" w:cs="Times New Roman"/>
      <w:szCs w:val="20"/>
      <w:lang w:val="en-US"/>
    </w:rPr>
  </w:style>
  <w:style w:type="character" w:customStyle="1" w:styleId="MTDisplayEquationChar">
    <w:name w:val="MTDisplayEquation Char"/>
    <w:basedOn w:val="DefaultParagraphFont"/>
    <w:link w:val="MTDisplayEquation"/>
    <w:rsid w:val="005C7482"/>
    <w:rPr>
      <w:rFonts w:ascii="Times New Roman" w:hAnsi="Times New Roman" w:cs="Times New Roman"/>
      <w:szCs w:val="20"/>
      <w:lang w:val="en-US"/>
    </w:rPr>
  </w:style>
  <w:style w:type="character" w:customStyle="1" w:styleId="heading41">
    <w:name w:val="heading41"/>
    <w:basedOn w:val="DefaultParagraphFont"/>
    <w:rsid w:val="00B4557E"/>
    <w:rPr>
      <w:b/>
      <w:bCs/>
      <w:sz w:val="11"/>
      <w:szCs w:val="11"/>
    </w:rPr>
  </w:style>
  <w:style w:type="paragraph" w:styleId="NormalWeb">
    <w:name w:val="Normal (Web)"/>
    <w:basedOn w:val="Normal"/>
    <w:uiPriority w:val="99"/>
    <w:unhideWhenUsed/>
    <w:rsid w:val="00B4557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104B51"/>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104B51"/>
  </w:style>
  <w:style w:type="paragraph" w:styleId="Footer">
    <w:name w:val="footer"/>
    <w:basedOn w:val="Normal"/>
    <w:link w:val="FooterChar"/>
    <w:uiPriority w:val="99"/>
    <w:unhideWhenUsed/>
    <w:rsid w:val="00104B51"/>
    <w:pPr>
      <w:tabs>
        <w:tab w:val="center" w:pos="4536"/>
        <w:tab w:val="right" w:pos="9072"/>
      </w:tabs>
      <w:spacing w:after="0" w:line="240" w:lineRule="auto"/>
    </w:pPr>
  </w:style>
  <w:style w:type="character" w:customStyle="1" w:styleId="FooterChar">
    <w:name w:val="Footer Char"/>
    <w:basedOn w:val="DefaultParagraphFont"/>
    <w:link w:val="Footer"/>
    <w:uiPriority w:val="99"/>
    <w:rsid w:val="00104B51"/>
  </w:style>
  <w:style w:type="paragraph" w:styleId="BalloonText">
    <w:name w:val="Balloon Text"/>
    <w:basedOn w:val="Normal"/>
    <w:link w:val="BalloonTextChar"/>
    <w:uiPriority w:val="99"/>
    <w:semiHidden/>
    <w:unhideWhenUsed/>
    <w:rsid w:val="00D820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209E"/>
    <w:rPr>
      <w:rFonts w:ascii="Tahoma" w:hAnsi="Tahoma" w:cs="Tahoma"/>
      <w:sz w:val="16"/>
      <w:szCs w:val="16"/>
    </w:rPr>
  </w:style>
  <w:style w:type="character" w:customStyle="1" w:styleId="MTEquationSection">
    <w:name w:val="MTEquationSection"/>
    <w:basedOn w:val="DefaultParagraphFont"/>
    <w:rsid w:val="000C0AC4"/>
    <w:rPr>
      <w:rFonts w:ascii="Times New Roman" w:hAnsi="Times New Roman"/>
      <w:vanish/>
      <w:color w:val="FF0000"/>
      <w:sz w:val="24"/>
      <w:szCs w:val="24"/>
      <w:lang w:val="en-US"/>
    </w:rPr>
  </w:style>
  <w:style w:type="character" w:customStyle="1" w:styleId="Heading3Char">
    <w:name w:val="Heading 3 Char"/>
    <w:basedOn w:val="DefaultParagraphFont"/>
    <w:link w:val="Heading3"/>
    <w:uiPriority w:val="9"/>
    <w:rsid w:val="00B26602"/>
    <w:rPr>
      <w:rFonts w:ascii="Times New Roman" w:eastAsia="Times New Roman" w:hAnsi="Times New Roman" w:cs="Times New Roman"/>
      <w:b/>
      <w:bCs/>
      <w:sz w:val="27"/>
      <w:szCs w:val="27"/>
    </w:rPr>
  </w:style>
</w:styles>
</file>

<file path=word/webSettings.xml><?xml version="1.0" encoding="utf-8"?>
<w:webSettings xmlns:r="http://schemas.openxmlformats.org/officeDocument/2006/relationships" xmlns:w="http://schemas.openxmlformats.org/wordprocessingml/2006/main">
  <w:divs>
    <w:div w:id="267667852">
      <w:bodyDiv w:val="1"/>
      <w:marLeft w:val="0"/>
      <w:marRight w:val="0"/>
      <w:marTop w:val="0"/>
      <w:marBottom w:val="0"/>
      <w:divBdr>
        <w:top w:val="none" w:sz="0" w:space="0" w:color="auto"/>
        <w:left w:val="none" w:sz="0" w:space="0" w:color="auto"/>
        <w:bottom w:val="none" w:sz="0" w:space="0" w:color="auto"/>
        <w:right w:val="none" w:sz="0" w:space="0" w:color="auto"/>
      </w:divBdr>
    </w:div>
    <w:div w:id="878709223">
      <w:bodyDiv w:val="1"/>
      <w:marLeft w:val="0"/>
      <w:marRight w:val="0"/>
      <w:marTop w:val="0"/>
      <w:marBottom w:val="0"/>
      <w:divBdr>
        <w:top w:val="none" w:sz="0" w:space="0" w:color="auto"/>
        <w:left w:val="none" w:sz="0" w:space="0" w:color="auto"/>
        <w:bottom w:val="none" w:sz="0" w:space="0" w:color="auto"/>
        <w:right w:val="none" w:sz="0" w:space="0" w:color="auto"/>
      </w:divBdr>
    </w:div>
    <w:div w:id="936911959">
      <w:bodyDiv w:val="1"/>
      <w:marLeft w:val="0"/>
      <w:marRight w:val="0"/>
      <w:marTop w:val="0"/>
      <w:marBottom w:val="0"/>
      <w:divBdr>
        <w:top w:val="none" w:sz="0" w:space="0" w:color="auto"/>
        <w:left w:val="none" w:sz="0" w:space="0" w:color="auto"/>
        <w:bottom w:val="none" w:sz="0" w:space="0" w:color="auto"/>
        <w:right w:val="none" w:sz="0" w:space="0" w:color="auto"/>
      </w:divBdr>
    </w:div>
    <w:div w:id="1028220153">
      <w:bodyDiv w:val="1"/>
      <w:marLeft w:val="0"/>
      <w:marRight w:val="0"/>
      <w:marTop w:val="0"/>
      <w:marBottom w:val="0"/>
      <w:divBdr>
        <w:top w:val="none" w:sz="0" w:space="0" w:color="auto"/>
        <w:left w:val="none" w:sz="0" w:space="0" w:color="auto"/>
        <w:bottom w:val="none" w:sz="0" w:space="0" w:color="auto"/>
        <w:right w:val="none" w:sz="0" w:space="0" w:color="auto"/>
      </w:divBdr>
    </w:div>
    <w:div w:id="1118531214">
      <w:bodyDiv w:val="1"/>
      <w:marLeft w:val="0"/>
      <w:marRight w:val="0"/>
      <w:marTop w:val="0"/>
      <w:marBottom w:val="0"/>
      <w:divBdr>
        <w:top w:val="none" w:sz="0" w:space="0" w:color="auto"/>
        <w:left w:val="none" w:sz="0" w:space="0" w:color="auto"/>
        <w:bottom w:val="none" w:sz="0" w:space="0" w:color="auto"/>
        <w:right w:val="none" w:sz="0" w:space="0" w:color="auto"/>
      </w:divBdr>
    </w:div>
    <w:div w:id="1296986902">
      <w:bodyDiv w:val="1"/>
      <w:marLeft w:val="0"/>
      <w:marRight w:val="0"/>
      <w:marTop w:val="0"/>
      <w:marBottom w:val="0"/>
      <w:divBdr>
        <w:top w:val="none" w:sz="0" w:space="0" w:color="auto"/>
        <w:left w:val="none" w:sz="0" w:space="0" w:color="auto"/>
        <w:bottom w:val="none" w:sz="0" w:space="0" w:color="auto"/>
        <w:right w:val="none" w:sz="0" w:space="0" w:color="auto"/>
      </w:divBdr>
    </w:div>
    <w:div w:id="1352603552">
      <w:bodyDiv w:val="1"/>
      <w:marLeft w:val="0"/>
      <w:marRight w:val="0"/>
      <w:marTop w:val="0"/>
      <w:marBottom w:val="0"/>
      <w:divBdr>
        <w:top w:val="none" w:sz="0" w:space="0" w:color="auto"/>
        <w:left w:val="none" w:sz="0" w:space="0" w:color="auto"/>
        <w:bottom w:val="none" w:sz="0" w:space="0" w:color="auto"/>
        <w:right w:val="none" w:sz="0" w:space="0" w:color="auto"/>
      </w:divBdr>
    </w:div>
    <w:div w:id="1480224519">
      <w:bodyDiv w:val="1"/>
      <w:marLeft w:val="0"/>
      <w:marRight w:val="0"/>
      <w:marTop w:val="0"/>
      <w:marBottom w:val="0"/>
      <w:divBdr>
        <w:top w:val="none" w:sz="0" w:space="0" w:color="auto"/>
        <w:left w:val="none" w:sz="0" w:space="0" w:color="auto"/>
        <w:bottom w:val="none" w:sz="0" w:space="0" w:color="auto"/>
        <w:right w:val="none" w:sz="0" w:space="0" w:color="auto"/>
      </w:divBdr>
    </w:div>
    <w:div w:id="1523856909">
      <w:bodyDiv w:val="1"/>
      <w:marLeft w:val="0"/>
      <w:marRight w:val="0"/>
      <w:marTop w:val="0"/>
      <w:marBottom w:val="0"/>
      <w:divBdr>
        <w:top w:val="none" w:sz="0" w:space="0" w:color="auto"/>
        <w:left w:val="none" w:sz="0" w:space="0" w:color="auto"/>
        <w:bottom w:val="none" w:sz="0" w:space="0" w:color="auto"/>
        <w:right w:val="none" w:sz="0" w:space="0" w:color="auto"/>
      </w:divBdr>
    </w:div>
    <w:div w:id="1583949467">
      <w:bodyDiv w:val="1"/>
      <w:marLeft w:val="0"/>
      <w:marRight w:val="0"/>
      <w:marTop w:val="0"/>
      <w:marBottom w:val="0"/>
      <w:divBdr>
        <w:top w:val="none" w:sz="0" w:space="0" w:color="auto"/>
        <w:left w:val="none" w:sz="0" w:space="0" w:color="auto"/>
        <w:bottom w:val="none" w:sz="0" w:space="0" w:color="auto"/>
        <w:right w:val="none" w:sz="0" w:space="0" w:color="auto"/>
      </w:divBdr>
      <w:divsChild>
        <w:div w:id="279382386">
          <w:marLeft w:val="0"/>
          <w:marRight w:val="0"/>
          <w:marTop w:val="0"/>
          <w:marBottom w:val="0"/>
          <w:divBdr>
            <w:top w:val="single" w:sz="4" w:space="0" w:color="C0C0C0"/>
            <w:left w:val="single" w:sz="4" w:space="0" w:color="C0C0C0"/>
            <w:bottom w:val="single" w:sz="4" w:space="0" w:color="C0C0C0"/>
            <w:right w:val="single" w:sz="4" w:space="0" w:color="C0C0C0"/>
          </w:divBdr>
          <w:divsChild>
            <w:div w:id="204270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14090">
      <w:bodyDiv w:val="1"/>
      <w:marLeft w:val="0"/>
      <w:marRight w:val="0"/>
      <w:marTop w:val="0"/>
      <w:marBottom w:val="0"/>
      <w:divBdr>
        <w:top w:val="none" w:sz="0" w:space="0" w:color="auto"/>
        <w:left w:val="none" w:sz="0" w:space="0" w:color="auto"/>
        <w:bottom w:val="none" w:sz="0" w:space="0" w:color="auto"/>
        <w:right w:val="none" w:sz="0" w:space="0" w:color="auto"/>
      </w:divBdr>
    </w:div>
    <w:div w:id="1611738050">
      <w:bodyDiv w:val="1"/>
      <w:marLeft w:val="0"/>
      <w:marRight w:val="0"/>
      <w:marTop w:val="0"/>
      <w:marBottom w:val="0"/>
      <w:divBdr>
        <w:top w:val="none" w:sz="0" w:space="0" w:color="auto"/>
        <w:left w:val="none" w:sz="0" w:space="0" w:color="auto"/>
        <w:bottom w:val="none" w:sz="0" w:space="0" w:color="auto"/>
        <w:right w:val="none" w:sz="0" w:space="0" w:color="auto"/>
      </w:divBdr>
    </w:div>
    <w:div w:id="1919706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24.wmf"/><Relationship Id="rId21" Type="http://schemas.openxmlformats.org/officeDocument/2006/relationships/image" Target="media/image12.wmf"/><Relationship Id="rId34" Type="http://schemas.openxmlformats.org/officeDocument/2006/relationships/oleObject" Target="embeddings/oleObject10.bin"/><Relationship Id="rId42" Type="http://schemas.openxmlformats.org/officeDocument/2006/relationships/oleObject" Target="embeddings/oleObject12.bin"/><Relationship Id="rId47" Type="http://schemas.openxmlformats.org/officeDocument/2006/relationships/image" Target="media/image28.wmf"/><Relationship Id="rId50" Type="http://schemas.openxmlformats.org/officeDocument/2006/relationships/image" Target="media/image30.emf"/><Relationship Id="rId55" Type="http://schemas.openxmlformats.org/officeDocument/2006/relationships/image" Target="media/image35.emf"/><Relationship Id="rId63" Type="http://schemas.openxmlformats.org/officeDocument/2006/relationships/image" Target="media/image43.emf"/><Relationship Id="rId68" Type="http://schemas.openxmlformats.org/officeDocument/2006/relationships/image" Target="media/image48.emf"/><Relationship Id="rId76" Type="http://schemas.openxmlformats.org/officeDocument/2006/relationships/image" Target="media/image54.emf"/><Relationship Id="rId7" Type="http://schemas.openxmlformats.org/officeDocument/2006/relationships/image" Target="media/image2.tiff"/><Relationship Id="rId71" Type="http://schemas.openxmlformats.org/officeDocument/2006/relationships/image" Target="media/image51.emf"/><Relationship Id="rId2" Type="http://schemas.openxmlformats.org/officeDocument/2006/relationships/settings" Target="settings.xml"/><Relationship Id="rId16" Type="http://schemas.openxmlformats.org/officeDocument/2006/relationships/image" Target="media/image9.emf"/><Relationship Id="rId29" Type="http://schemas.openxmlformats.org/officeDocument/2006/relationships/image" Target="media/image16.wmf"/><Relationship Id="rId11" Type="http://schemas.openxmlformats.org/officeDocument/2006/relationships/oleObject" Target="embeddings/oleObject1.bin"/><Relationship Id="rId24" Type="http://schemas.openxmlformats.org/officeDocument/2006/relationships/oleObject" Target="embeddings/oleObject6.bin"/><Relationship Id="rId32" Type="http://schemas.openxmlformats.org/officeDocument/2006/relationships/image" Target="media/image18.emf"/><Relationship Id="rId37" Type="http://schemas.openxmlformats.org/officeDocument/2006/relationships/image" Target="media/image22.tiff"/><Relationship Id="rId40" Type="http://schemas.openxmlformats.org/officeDocument/2006/relationships/oleObject" Target="embeddings/oleObject11.bin"/><Relationship Id="rId45" Type="http://schemas.openxmlformats.org/officeDocument/2006/relationships/image" Target="media/image27.wmf"/><Relationship Id="rId53" Type="http://schemas.openxmlformats.org/officeDocument/2006/relationships/image" Target="media/image33.emf"/><Relationship Id="rId58" Type="http://schemas.openxmlformats.org/officeDocument/2006/relationships/image" Target="media/image38.emf"/><Relationship Id="rId66" Type="http://schemas.openxmlformats.org/officeDocument/2006/relationships/image" Target="media/image46.emf"/><Relationship Id="rId74" Type="http://schemas.openxmlformats.org/officeDocument/2006/relationships/image" Target="media/image53.wmf"/><Relationship Id="rId79" Type="http://schemas.openxmlformats.org/officeDocument/2006/relationships/theme" Target="theme/theme1.xml"/><Relationship Id="rId5" Type="http://schemas.openxmlformats.org/officeDocument/2006/relationships/endnotes" Target="endnotes.xml"/><Relationship Id="rId61" Type="http://schemas.openxmlformats.org/officeDocument/2006/relationships/image" Target="media/image41.emf"/><Relationship Id="rId10" Type="http://schemas.openxmlformats.org/officeDocument/2006/relationships/image" Target="media/image5.wmf"/><Relationship Id="rId19" Type="http://schemas.openxmlformats.org/officeDocument/2006/relationships/image" Target="media/image11.wmf"/><Relationship Id="rId31" Type="http://schemas.openxmlformats.org/officeDocument/2006/relationships/image" Target="media/image17.emf"/><Relationship Id="rId44" Type="http://schemas.openxmlformats.org/officeDocument/2006/relationships/oleObject" Target="embeddings/oleObject13.bin"/><Relationship Id="rId52" Type="http://schemas.openxmlformats.org/officeDocument/2006/relationships/image" Target="media/image32.tiff"/><Relationship Id="rId60" Type="http://schemas.openxmlformats.org/officeDocument/2006/relationships/image" Target="media/image40.emf"/><Relationship Id="rId65" Type="http://schemas.openxmlformats.org/officeDocument/2006/relationships/image" Target="media/image45.emf"/><Relationship Id="rId73" Type="http://schemas.openxmlformats.org/officeDocument/2006/relationships/oleObject" Target="embeddings/oleObject16.bin"/><Relationship Id="rId78"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tiff"/><Relationship Id="rId14" Type="http://schemas.openxmlformats.org/officeDocument/2006/relationships/image" Target="media/image7.emf"/><Relationship Id="rId22" Type="http://schemas.openxmlformats.org/officeDocument/2006/relationships/oleObject" Target="embeddings/oleObject5.bin"/><Relationship Id="rId27" Type="http://schemas.openxmlformats.org/officeDocument/2006/relationships/image" Target="media/image15.wmf"/><Relationship Id="rId30" Type="http://schemas.openxmlformats.org/officeDocument/2006/relationships/oleObject" Target="embeddings/oleObject9.bin"/><Relationship Id="rId35" Type="http://schemas.openxmlformats.org/officeDocument/2006/relationships/image" Target="media/image20.emf"/><Relationship Id="rId43" Type="http://schemas.openxmlformats.org/officeDocument/2006/relationships/image" Target="media/image26.wmf"/><Relationship Id="rId48" Type="http://schemas.openxmlformats.org/officeDocument/2006/relationships/oleObject" Target="embeddings/oleObject15.bin"/><Relationship Id="rId56" Type="http://schemas.openxmlformats.org/officeDocument/2006/relationships/image" Target="media/image36.emf"/><Relationship Id="rId64" Type="http://schemas.openxmlformats.org/officeDocument/2006/relationships/image" Target="media/image44.emf"/><Relationship Id="rId69" Type="http://schemas.openxmlformats.org/officeDocument/2006/relationships/image" Target="media/image49.emf"/><Relationship Id="rId77" Type="http://schemas.openxmlformats.org/officeDocument/2006/relationships/footer" Target="footer1.xml"/><Relationship Id="rId8" Type="http://schemas.openxmlformats.org/officeDocument/2006/relationships/image" Target="media/image3.tiff"/><Relationship Id="rId51" Type="http://schemas.openxmlformats.org/officeDocument/2006/relationships/image" Target="media/image31.tiff"/><Relationship Id="rId72" Type="http://schemas.openxmlformats.org/officeDocument/2006/relationships/image" Target="media/image52.wmf"/><Relationship Id="rId3" Type="http://schemas.openxmlformats.org/officeDocument/2006/relationships/webSettings" Target="webSettings.xml"/><Relationship Id="rId12" Type="http://schemas.openxmlformats.org/officeDocument/2006/relationships/image" Target="media/image6.wmf"/><Relationship Id="rId17" Type="http://schemas.openxmlformats.org/officeDocument/2006/relationships/image" Target="media/image10.wmf"/><Relationship Id="rId25" Type="http://schemas.openxmlformats.org/officeDocument/2006/relationships/image" Target="media/image14.wmf"/><Relationship Id="rId33" Type="http://schemas.openxmlformats.org/officeDocument/2006/relationships/image" Target="media/image19.wmf"/><Relationship Id="rId38" Type="http://schemas.openxmlformats.org/officeDocument/2006/relationships/image" Target="media/image23.emf"/><Relationship Id="rId46" Type="http://schemas.openxmlformats.org/officeDocument/2006/relationships/oleObject" Target="embeddings/oleObject14.bin"/><Relationship Id="rId59" Type="http://schemas.openxmlformats.org/officeDocument/2006/relationships/image" Target="media/image39.emf"/><Relationship Id="rId67" Type="http://schemas.openxmlformats.org/officeDocument/2006/relationships/image" Target="media/image47.emf"/><Relationship Id="rId20" Type="http://schemas.openxmlformats.org/officeDocument/2006/relationships/oleObject" Target="embeddings/oleObject4.bin"/><Relationship Id="rId41" Type="http://schemas.openxmlformats.org/officeDocument/2006/relationships/image" Target="media/image25.wmf"/><Relationship Id="rId54" Type="http://schemas.openxmlformats.org/officeDocument/2006/relationships/image" Target="media/image34.emf"/><Relationship Id="rId62" Type="http://schemas.openxmlformats.org/officeDocument/2006/relationships/image" Target="media/image42.emf"/><Relationship Id="rId70" Type="http://schemas.openxmlformats.org/officeDocument/2006/relationships/image" Target="media/image50.emf"/><Relationship Id="rId75" Type="http://schemas.openxmlformats.org/officeDocument/2006/relationships/oleObject" Target="embeddings/oleObject17.bin"/><Relationship Id="rId1" Type="http://schemas.openxmlformats.org/officeDocument/2006/relationships/styles" Target="styles.xml"/><Relationship Id="rId6" Type="http://schemas.openxmlformats.org/officeDocument/2006/relationships/image" Target="media/image1.tiff"/><Relationship Id="rId15" Type="http://schemas.openxmlformats.org/officeDocument/2006/relationships/image" Target="media/image8.emf"/><Relationship Id="rId23" Type="http://schemas.openxmlformats.org/officeDocument/2006/relationships/image" Target="media/image13.wmf"/><Relationship Id="rId28" Type="http://schemas.openxmlformats.org/officeDocument/2006/relationships/oleObject" Target="embeddings/oleObject8.bin"/><Relationship Id="rId36" Type="http://schemas.openxmlformats.org/officeDocument/2006/relationships/image" Target="media/image21.emf"/><Relationship Id="rId49" Type="http://schemas.openxmlformats.org/officeDocument/2006/relationships/image" Target="media/image29.emf"/><Relationship Id="rId57" Type="http://schemas.openxmlformats.org/officeDocument/2006/relationships/image" Target="media/image37.emf"/></Relationships>
</file>

<file path=word/theme/theme1.xml><?xml version="1.0" encoding="utf-8"?>
<a:theme xmlns:a="http://schemas.openxmlformats.org/drawingml/2006/main" name="Office Theme">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2052</TotalTime>
  <Pages>26</Pages>
  <Words>12238</Words>
  <Characters>61682</Characters>
  <Application>Microsoft Office Word</Application>
  <DocSecurity>0</DocSecurity>
  <Lines>1401</Lines>
  <Paragraphs>724</Paragraphs>
  <ScaleCrop>false</ScaleCrop>
  <HeadingPairs>
    <vt:vector size="2" baseType="variant">
      <vt:variant>
        <vt:lpstr>Title</vt:lpstr>
      </vt:variant>
      <vt:variant>
        <vt:i4>1</vt:i4>
      </vt:variant>
    </vt:vector>
  </HeadingPairs>
  <TitlesOfParts>
    <vt:vector size="1" baseType="lpstr">
      <vt:lpstr/>
    </vt:vector>
  </TitlesOfParts>
  <Company>NTNU</Company>
  <LinksUpToDate>false</LinksUpToDate>
  <CharactersWithSpaces>73196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jiangzhiy</dc:creator>
  <cp:lastModifiedBy>jiangzhiy</cp:lastModifiedBy>
  <cp:revision>14</cp:revision>
  <cp:lastPrinted>2011-11-23T08:07:00Z</cp:lastPrinted>
  <dcterms:created xsi:type="dcterms:W3CDTF">2011-12-03T09:35:00Z</dcterms:created>
  <dcterms:modified xsi:type="dcterms:W3CDTF">2011-12-04T21:12:00Z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ies>
</file>